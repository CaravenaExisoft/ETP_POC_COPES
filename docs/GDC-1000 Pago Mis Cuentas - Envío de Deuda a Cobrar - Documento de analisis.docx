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582A9" w14:textId="77777777" w:rsidR="00E768BC" w:rsidRPr="00396A72" w:rsidRDefault="00E768BC" w:rsidP="006B56D5">
      <w:pPr>
        <w:pStyle w:val="Ttulo"/>
        <w:jc w:val="left"/>
      </w:pPr>
    </w:p>
    <w:p w14:paraId="54227039" w14:textId="77777777" w:rsidR="00E768BC" w:rsidRPr="00396A72" w:rsidRDefault="00E768BC" w:rsidP="006B56D5">
      <w:pPr>
        <w:pStyle w:val="Ttulo"/>
        <w:jc w:val="left"/>
      </w:pPr>
    </w:p>
    <w:p w14:paraId="48382AF3" w14:textId="77777777" w:rsidR="00E768BC" w:rsidRPr="00396A72" w:rsidRDefault="00E768BC" w:rsidP="006B56D5">
      <w:pPr>
        <w:pStyle w:val="Ttulo"/>
        <w:jc w:val="left"/>
      </w:pPr>
    </w:p>
    <w:p w14:paraId="2DD489DD" w14:textId="77777777" w:rsidR="00E768BC" w:rsidRPr="00396A72" w:rsidRDefault="00E768BC" w:rsidP="006B56D5">
      <w:pPr>
        <w:pStyle w:val="Ttulo"/>
        <w:jc w:val="left"/>
      </w:pPr>
    </w:p>
    <w:p w14:paraId="4DB9B81A" w14:textId="77777777" w:rsidR="00E768BC" w:rsidRPr="00396A72" w:rsidRDefault="00E768BC" w:rsidP="006B56D5">
      <w:pPr>
        <w:pStyle w:val="Ttulo"/>
        <w:jc w:val="left"/>
      </w:pPr>
    </w:p>
    <w:p w14:paraId="68D8AEF6" w14:textId="77777777" w:rsidR="00E768BC" w:rsidRPr="00396A72" w:rsidRDefault="00E768BC" w:rsidP="006B56D5">
      <w:pPr>
        <w:pStyle w:val="Ttulo"/>
        <w:jc w:val="left"/>
      </w:pPr>
    </w:p>
    <w:p w14:paraId="5BBCF453" w14:textId="77777777" w:rsidR="00E768BC" w:rsidRPr="00396A72" w:rsidRDefault="00E768BC" w:rsidP="006B56D5">
      <w:pPr>
        <w:pStyle w:val="Ttulo"/>
        <w:jc w:val="left"/>
      </w:pPr>
    </w:p>
    <w:p w14:paraId="7AF5EFA3" w14:textId="77777777" w:rsidR="00E768BC" w:rsidRPr="00396A72" w:rsidRDefault="00E768BC" w:rsidP="006B56D5">
      <w:pPr>
        <w:pStyle w:val="Ttulo"/>
        <w:jc w:val="left"/>
      </w:pPr>
    </w:p>
    <w:p w14:paraId="47F7381A" w14:textId="77777777" w:rsidR="00E768BC" w:rsidRPr="00396A72" w:rsidRDefault="00E768BC" w:rsidP="006B56D5">
      <w:pPr>
        <w:pStyle w:val="Ttulo"/>
        <w:jc w:val="left"/>
      </w:pPr>
    </w:p>
    <w:p w14:paraId="723008E5" w14:textId="77777777" w:rsidR="00E768BC" w:rsidRPr="00396A72" w:rsidRDefault="00E768BC" w:rsidP="006B56D5">
      <w:pPr>
        <w:pStyle w:val="Ttulo"/>
        <w:jc w:val="left"/>
      </w:pPr>
    </w:p>
    <w:p w14:paraId="37D23606" w14:textId="77777777" w:rsidR="00C20F9D" w:rsidRDefault="00B506B7" w:rsidP="00C20F9D">
      <w:pPr>
        <w:pStyle w:val="Ttulo"/>
        <w:jc w:val="left"/>
        <w:rPr>
          <w:i/>
        </w:rPr>
      </w:pPr>
      <w:r w:rsidRPr="00396A72">
        <w:t xml:space="preserve">Análisis y Diseño detallado </w:t>
      </w:r>
      <w:r w:rsidR="00C41127" w:rsidRPr="00396A72">
        <w:rPr>
          <w:i/>
        </w:rPr>
        <w:t>de</w:t>
      </w:r>
      <w:r w:rsidR="00C20F9D">
        <w:rPr>
          <w:i/>
        </w:rPr>
        <w:t xml:space="preserve"> la interfaz </w:t>
      </w:r>
    </w:p>
    <w:p w14:paraId="166F4F56" w14:textId="77777777" w:rsidR="00C20F9D" w:rsidRPr="00C20F9D" w:rsidRDefault="00D47537" w:rsidP="00C20F9D">
      <w:pPr>
        <w:pStyle w:val="Ttulo"/>
        <w:jc w:val="left"/>
        <w:rPr>
          <w:i/>
          <w:color w:val="FF0000"/>
        </w:rPr>
      </w:pPr>
      <w:r>
        <w:rPr>
          <w:i/>
          <w:color w:val="FF0000"/>
        </w:rPr>
        <w:t>Pago Mis Cuentas</w:t>
      </w:r>
      <w:r w:rsidR="00AE1EAA">
        <w:rPr>
          <w:i/>
          <w:color w:val="FF0000"/>
        </w:rPr>
        <w:t xml:space="preserve"> – Enviar deuda a cobrar</w:t>
      </w:r>
      <w:r w:rsidR="00C20F9D">
        <w:rPr>
          <w:i/>
          <w:color w:val="FF0000"/>
        </w:rPr>
        <w:t xml:space="preserve"> GDC-</w:t>
      </w:r>
      <w:r w:rsidR="008E5628">
        <w:rPr>
          <w:i/>
          <w:color w:val="FF0000"/>
        </w:rPr>
        <w:t>1</w:t>
      </w:r>
      <w:r w:rsidR="00C74A23">
        <w:rPr>
          <w:i/>
          <w:color w:val="FF0000"/>
        </w:rPr>
        <w:t>000</w:t>
      </w:r>
    </w:p>
    <w:p w14:paraId="474350D6" w14:textId="77777777" w:rsidR="006B56D5" w:rsidRPr="00396A72" w:rsidRDefault="006B56D5" w:rsidP="006B56D5"/>
    <w:p w14:paraId="7C80FD3A" w14:textId="77777777" w:rsidR="006B56D5" w:rsidRPr="00396A72" w:rsidRDefault="006B56D5" w:rsidP="006B56D5"/>
    <w:p w14:paraId="7B7F91F4" w14:textId="77777777" w:rsidR="006B56D5" w:rsidRPr="00396A72" w:rsidRDefault="006B56D5" w:rsidP="006B56D5"/>
    <w:p w14:paraId="680F2F74" w14:textId="77777777" w:rsidR="006B56D5" w:rsidRPr="00396A72" w:rsidRDefault="006B56D5" w:rsidP="006B56D5"/>
    <w:p w14:paraId="299C720C" w14:textId="77777777" w:rsidR="006B56D5" w:rsidRPr="00396A72" w:rsidRDefault="006B56D5" w:rsidP="006B56D5"/>
    <w:p w14:paraId="71D00854" w14:textId="77777777" w:rsidR="006B56D5" w:rsidRPr="00396A72" w:rsidRDefault="006B56D5" w:rsidP="006B56D5"/>
    <w:p w14:paraId="54DC73C7" w14:textId="77777777" w:rsidR="006B56D5" w:rsidRPr="00396A72" w:rsidRDefault="006B56D5" w:rsidP="006B56D5"/>
    <w:p w14:paraId="28527D79" w14:textId="77777777" w:rsidR="006B56D5" w:rsidRPr="00396A72" w:rsidRDefault="006B56D5" w:rsidP="006B56D5"/>
    <w:p w14:paraId="7FA45F2C" w14:textId="77777777" w:rsidR="006B56D5" w:rsidRPr="00396A72" w:rsidRDefault="006B56D5" w:rsidP="006B56D5"/>
    <w:p w14:paraId="5FE4217B" w14:textId="77777777" w:rsidR="006B56D5" w:rsidRPr="00396A72" w:rsidRDefault="006B56D5" w:rsidP="006B56D5"/>
    <w:p w14:paraId="4DE54752" w14:textId="77777777" w:rsidR="006B56D5" w:rsidRPr="00396A72" w:rsidRDefault="006B56D5" w:rsidP="006B56D5"/>
    <w:p w14:paraId="6FEDF43F" w14:textId="77777777" w:rsidR="006B56D5" w:rsidRPr="00396A72" w:rsidRDefault="006B56D5" w:rsidP="006B56D5"/>
    <w:p w14:paraId="16BFFE77" w14:textId="77777777" w:rsidR="006B56D5" w:rsidRPr="00396A72" w:rsidRDefault="006B56D5" w:rsidP="006B56D5"/>
    <w:p w14:paraId="5E91CC28" w14:textId="77777777" w:rsidR="006B56D5" w:rsidRPr="00396A72" w:rsidRDefault="006B56D5" w:rsidP="006B56D5"/>
    <w:p w14:paraId="1A520BD3" w14:textId="77777777" w:rsidR="006B56D5" w:rsidRPr="00396A72" w:rsidRDefault="006B56D5" w:rsidP="006B56D5"/>
    <w:p w14:paraId="589C69B4" w14:textId="77777777" w:rsidR="006B56D5" w:rsidRPr="00396A72" w:rsidRDefault="006B56D5" w:rsidP="006B56D5"/>
    <w:p w14:paraId="0390063F" w14:textId="77777777" w:rsidR="006B56D5" w:rsidRPr="00396A72" w:rsidRDefault="006B56D5" w:rsidP="006B56D5"/>
    <w:p w14:paraId="474C48EC" w14:textId="77777777" w:rsidR="006B56D5" w:rsidRPr="00396A72" w:rsidRDefault="006B56D5" w:rsidP="006B56D5"/>
    <w:p w14:paraId="54965BC0" w14:textId="77777777" w:rsidR="006B56D5" w:rsidRPr="00396A72" w:rsidRDefault="006B56D5" w:rsidP="006B56D5"/>
    <w:p w14:paraId="274AC2AC" w14:textId="77777777" w:rsidR="006B56D5" w:rsidRPr="00396A72" w:rsidRDefault="006B56D5" w:rsidP="006B56D5"/>
    <w:p w14:paraId="7A1B05DD" w14:textId="77777777" w:rsidR="006B56D5" w:rsidRPr="00396A72" w:rsidRDefault="006B56D5" w:rsidP="006B56D5"/>
    <w:p w14:paraId="79BCF721" w14:textId="77777777" w:rsidR="006B56D5" w:rsidRPr="00396A72" w:rsidRDefault="006B56D5" w:rsidP="006B56D5"/>
    <w:p w14:paraId="616192F7" w14:textId="77777777" w:rsidR="006B56D5" w:rsidRPr="00396A72" w:rsidRDefault="006B56D5" w:rsidP="006B56D5"/>
    <w:p w14:paraId="774FEFCF" w14:textId="77777777" w:rsidR="006B56D5" w:rsidRPr="00396A72" w:rsidRDefault="006B56D5" w:rsidP="006B56D5"/>
    <w:p w14:paraId="50AFCF7C" w14:textId="77777777" w:rsidR="006B56D5" w:rsidRPr="00396A72" w:rsidRDefault="006B56D5" w:rsidP="006B56D5">
      <w:pPr>
        <w:jc w:val="center"/>
      </w:pPr>
    </w:p>
    <w:p w14:paraId="03B7A87C" w14:textId="77777777" w:rsidR="00CF7B8B" w:rsidRPr="00396A72" w:rsidRDefault="00CF7B8B">
      <w:pPr>
        <w:pStyle w:val="Ttulo"/>
        <w:rPr>
          <w:sz w:val="28"/>
        </w:rPr>
      </w:pPr>
    </w:p>
    <w:p w14:paraId="37C747C2" w14:textId="77777777" w:rsidR="002D1295" w:rsidRPr="00396A72" w:rsidRDefault="002D1295" w:rsidP="002D1295">
      <w:pPr>
        <w:pStyle w:val="Textoindependiente"/>
      </w:pPr>
    </w:p>
    <w:p w14:paraId="7318A57B" w14:textId="77777777" w:rsidR="005E3A43" w:rsidRPr="00396A72" w:rsidRDefault="005E3A43" w:rsidP="005E3A43">
      <w:pPr>
        <w:pStyle w:val="Ttulo"/>
        <w:rPr>
          <w:ins w:id="0" w:author="Luis Adrian Benavidez" w:date="2018-11-14T14:55:00Z"/>
          <w:b w:val="0"/>
          <w:sz w:val="28"/>
          <w:szCs w:val="28"/>
        </w:rPr>
      </w:pPr>
      <w:ins w:id="1" w:author="Luis Adrian Benavidez" w:date="2018-11-14T14:55:00Z">
        <w:r w:rsidRPr="00396A72">
          <w:rPr>
            <w:b w:val="0"/>
            <w:sz w:val="28"/>
            <w:szCs w:val="28"/>
          </w:rPr>
          <w:t xml:space="preserve">Versión </w:t>
        </w:r>
        <w:r>
          <w:fldChar w:fldCharType="begin"/>
        </w:r>
        <w:r>
          <w:instrText xml:space="preserve"> DOCPROPERTY  A_UltimaVersion  \* MERGEFORMAT </w:instrText>
        </w:r>
        <w:r>
          <w:fldChar w:fldCharType="separate"/>
        </w:r>
        <w:r w:rsidRPr="00396A72">
          <w:rPr>
            <w:b w:val="0"/>
            <w:sz w:val="28"/>
            <w:szCs w:val="28"/>
          </w:rPr>
          <w:t>&lt;</w:t>
        </w:r>
        <w:r>
          <w:rPr>
            <w:b w:val="0"/>
            <w:sz w:val="28"/>
            <w:szCs w:val="28"/>
          </w:rPr>
          <w:t>2.</w:t>
        </w:r>
      </w:ins>
      <w:ins w:id="2" w:author="Luis Adrian Benavidez" w:date="2019-02-21T15:23:00Z">
        <w:del w:id="3" w:author="Luis Adrian Benavidez [2]" w:date="2020-04-28T14:26:00Z">
          <w:r w:rsidR="003D3AB9" w:rsidDel="00C94507">
            <w:rPr>
              <w:b w:val="0"/>
              <w:sz w:val="28"/>
              <w:szCs w:val="28"/>
            </w:rPr>
            <w:delText>2</w:delText>
          </w:r>
        </w:del>
      </w:ins>
      <w:ins w:id="4" w:author="Luis Adrian Benavidez [2]" w:date="2020-04-28T14:26:00Z">
        <w:del w:id="5" w:author="Laura Elena Balmaceda Valdez" w:date="2020-05-27T17:05:00Z">
          <w:r w:rsidR="00C94507" w:rsidDel="00834906">
            <w:rPr>
              <w:b w:val="0"/>
              <w:sz w:val="28"/>
              <w:szCs w:val="28"/>
            </w:rPr>
            <w:delText>3</w:delText>
          </w:r>
        </w:del>
      </w:ins>
      <w:ins w:id="6" w:author="Laura Elena Balmaceda Valdez" w:date="2020-05-27T17:05:00Z">
        <w:del w:id="7" w:author="Luis Adrian Benavidez [2]" w:date="2020-06-16T12:15:00Z">
          <w:r w:rsidR="00834906" w:rsidDel="006309D0">
            <w:rPr>
              <w:b w:val="0"/>
              <w:sz w:val="28"/>
              <w:szCs w:val="28"/>
            </w:rPr>
            <w:delText>4</w:delText>
          </w:r>
        </w:del>
      </w:ins>
      <w:ins w:id="8" w:author="Luis Adrian Benavidez [2]" w:date="2020-06-16T12:15:00Z">
        <w:del w:id="9" w:author="Laura Elena Balmaceda Valdez" w:date="2020-10-06T11:40:00Z">
          <w:r w:rsidR="006309D0" w:rsidDel="001C481D">
            <w:rPr>
              <w:b w:val="0"/>
              <w:sz w:val="28"/>
              <w:szCs w:val="28"/>
            </w:rPr>
            <w:delText>5</w:delText>
          </w:r>
        </w:del>
      </w:ins>
      <w:ins w:id="10" w:author="Laura Elena Balmaceda Valdez" w:date="2020-10-06T11:40:00Z">
        <w:del w:id="11" w:author="Luis Adrian Benavidez [2]" w:date="2020-10-14T11:16:00Z">
          <w:r w:rsidR="001C481D" w:rsidDel="00454BB6">
            <w:rPr>
              <w:b w:val="0"/>
              <w:sz w:val="28"/>
              <w:szCs w:val="28"/>
            </w:rPr>
            <w:delText>6</w:delText>
          </w:r>
        </w:del>
      </w:ins>
      <w:ins w:id="12" w:author="Luis Adrian Benavidez [2]" w:date="2020-10-19T08:25:00Z">
        <w:r w:rsidR="00E34B2F">
          <w:rPr>
            <w:b w:val="0"/>
            <w:sz w:val="28"/>
            <w:szCs w:val="28"/>
          </w:rPr>
          <w:t>8</w:t>
        </w:r>
      </w:ins>
      <w:ins w:id="13" w:author="Luis Adrian Benavidez" w:date="2018-11-14T14:55:00Z">
        <w:r w:rsidRPr="00396A72">
          <w:rPr>
            <w:b w:val="0"/>
            <w:sz w:val="28"/>
            <w:szCs w:val="28"/>
          </w:rPr>
          <w:t>&gt;</w:t>
        </w:r>
        <w:r>
          <w:rPr>
            <w:b w:val="0"/>
            <w:sz w:val="28"/>
            <w:szCs w:val="28"/>
          </w:rPr>
          <w:fldChar w:fldCharType="end"/>
        </w:r>
      </w:ins>
    </w:p>
    <w:p w14:paraId="13914EE1" w14:textId="77777777" w:rsidR="002C29EE" w:rsidRPr="00396A72" w:rsidRDefault="002C29EE" w:rsidP="002D1295">
      <w:pPr>
        <w:pStyle w:val="Textoindependiente"/>
      </w:pPr>
    </w:p>
    <w:p w14:paraId="488BD67E" w14:textId="77777777" w:rsidR="002C29EE" w:rsidRPr="00396A72" w:rsidRDefault="002C29EE" w:rsidP="002D1295">
      <w:pPr>
        <w:pStyle w:val="Textoindependiente"/>
      </w:pPr>
    </w:p>
    <w:p w14:paraId="37B087ED" w14:textId="77777777" w:rsidR="002D1295" w:rsidRPr="00396A72" w:rsidRDefault="002D1295" w:rsidP="002D1295">
      <w:pPr>
        <w:pStyle w:val="Textoindependiente"/>
      </w:pPr>
    </w:p>
    <w:p w14:paraId="0A5B5502" w14:textId="77777777" w:rsidR="002D1295" w:rsidRPr="00396A72" w:rsidRDefault="00457199" w:rsidP="00871A82">
      <w:pPr>
        <w:pStyle w:val="InfoBlue"/>
      </w:pPr>
      <w:r w:rsidRPr="00396A72">
        <w:fldChar w:fldCharType="begin"/>
      </w:r>
      <w:r w:rsidR="002D1295" w:rsidRPr="00396A72">
        <w:instrText xml:space="preserve"> Notas: Los textos encerrados entre corchetes y en cursiva azul (estilo=Infoblue) se incluyen para proveer lineamientos al autor y deben ser borrados antes de publicar el documento. El párrafo ingresado a continuación de dicho estilo será automá </w:instrText>
      </w:r>
      <w:r w:rsidRPr="00396A72">
        <w:fldChar w:fldCharType="separate"/>
      </w:r>
      <w:r w:rsidR="00E475D6" w:rsidRPr="00396A72">
        <w:t xml:space="preserve">[Notas: Los textos encerrados entre corchetes y en cursiva azul (estilo=Infoblue) se incluyen para proveer lineamientos al autor y deben ser borrados antes de publicar el documento. El párrafo ingresado a continuación de dicho estilo será automá </w:t>
      </w:r>
      <w:r w:rsidRPr="00396A72">
        <w:fldChar w:fldCharType="end"/>
      </w:r>
    </w:p>
    <w:p w14:paraId="6CD8F342" w14:textId="77777777" w:rsidR="00CF7B8B" w:rsidRPr="00396A72" w:rsidRDefault="00CF7B8B">
      <w:pPr>
        <w:sectPr w:rsidR="00CF7B8B" w:rsidRPr="00396A72" w:rsidSect="00AE1EE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440" w:right="1440" w:bottom="1440" w:left="1440" w:header="720" w:footer="720" w:gutter="0"/>
          <w:cols w:space="720"/>
          <w:vAlign w:val="center"/>
        </w:sectPr>
      </w:pPr>
    </w:p>
    <w:p w14:paraId="59F91A65" w14:textId="77777777" w:rsidR="00352590" w:rsidRPr="00396A72" w:rsidDel="009239F1" w:rsidRDefault="00352590" w:rsidP="00A1291C">
      <w:pPr>
        <w:pStyle w:val="Ttulo"/>
        <w:rPr>
          <w:del w:id="14" w:author="Luis Adrian Benavidez" w:date="2018-10-22T11:51:00Z"/>
        </w:rPr>
      </w:pPr>
    </w:p>
    <w:p w14:paraId="4476726D" w14:textId="77777777" w:rsidR="00A1291C" w:rsidRPr="00396A72" w:rsidRDefault="00A1291C">
      <w:pPr>
        <w:pStyle w:val="Ttulo"/>
      </w:pPr>
      <w:r w:rsidRPr="00396A72">
        <w:t>Tabla de Contenido</w:t>
      </w:r>
    </w:p>
    <w:p w14:paraId="0F10A25B" w14:textId="77777777" w:rsidR="004A64BB" w:rsidRDefault="00457199">
      <w:pPr>
        <w:pStyle w:val="TDC1"/>
        <w:rPr>
          <w:ins w:id="15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r w:rsidRPr="00396A72">
        <w:rPr>
          <w:rFonts w:cs="Arial"/>
          <w:sz w:val="22"/>
          <w:szCs w:val="22"/>
        </w:rPr>
        <w:fldChar w:fldCharType="begin"/>
      </w:r>
      <w:r w:rsidR="00CF7B8B" w:rsidRPr="00396A72">
        <w:rPr>
          <w:rFonts w:cs="Arial"/>
          <w:szCs w:val="22"/>
        </w:rPr>
        <w:instrText xml:space="preserve"> TOC \o "1-3" </w:instrText>
      </w:r>
      <w:r w:rsidRPr="00396A72">
        <w:rPr>
          <w:rFonts w:cs="Arial"/>
          <w:sz w:val="22"/>
          <w:szCs w:val="22"/>
        </w:rPr>
        <w:fldChar w:fldCharType="separate"/>
      </w:r>
      <w:ins w:id="16" w:author="Luis Adrian Benavidez" w:date="2019-02-21T15:37:00Z">
        <w:r w:rsidR="004A64BB">
          <w:rPr>
            <w:noProof/>
          </w:rPr>
          <w:t>HISTORIAL DE REVISIONES DEL DOCUMENTO</w:t>
        </w:r>
        <w:r w:rsidR="004A64BB">
          <w:rPr>
            <w:noProof/>
          </w:rPr>
          <w:tab/>
        </w:r>
        <w:r w:rsidR="004A64BB">
          <w:rPr>
            <w:noProof/>
          </w:rPr>
          <w:fldChar w:fldCharType="begin"/>
        </w:r>
        <w:r w:rsidR="004A64BB">
          <w:rPr>
            <w:noProof/>
          </w:rPr>
          <w:instrText xml:space="preserve"> PAGEREF _Toc1655858 \h </w:instrText>
        </w:r>
      </w:ins>
      <w:r w:rsidR="004A64BB">
        <w:rPr>
          <w:noProof/>
        </w:rPr>
      </w:r>
      <w:r w:rsidR="004A64BB">
        <w:rPr>
          <w:noProof/>
        </w:rPr>
        <w:fldChar w:fldCharType="separate"/>
      </w:r>
      <w:ins w:id="17" w:author="Luis Adrian Benavidez" w:date="2019-02-21T15:37:00Z">
        <w:r w:rsidR="004A64BB">
          <w:rPr>
            <w:noProof/>
          </w:rPr>
          <w:t>3</w:t>
        </w:r>
        <w:r w:rsidR="004A64BB">
          <w:rPr>
            <w:noProof/>
          </w:rPr>
          <w:fldChar w:fldCharType="end"/>
        </w:r>
      </w:ins>
    </w:p>
    <w:p w14:paraId="0C313FF9" w14:textId="77777777" w:rsidR="004A64BB" w:rsidRDefault="004A64BB">
      <w:pPr>
        <w:pStyle w:val="TDC1"/>
        <w:tabs>
          <w:tab w:val="left" w:pos="432"/>
        </w:tabs>
        <w:rPr>
          <w:ins w:id="18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9" w:author="Luis Adrian Benavidez" w:date="2019-02-21T15:37:00Z">
        <w:r>
          <w:rPr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ALCANCE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_Toc1655859 \h </w:instrText>
        </w:r>
      </w:ins>
      <w:r>
        <w:rPr>
          <w:noProof/>
        </w:rPr>
      </w:r>
      <w:r>
        <w:rPr>
          <w:noProof/>
        </w:rPr>
        <w:fldChar w:fldCharType="separate"/>
      </w:r>
      <w:ins w:id="20" w:author="Luis Adrian Benavidez" w:date="2019-02-21T15:37:00Z"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586FEECD" w14:textId="77777777" w:rsidR="004A64BB" w:rsidRDefault="004A64BB">
      <w:pPr>
        <w:pStyle w:val="TDC1"/>
        <w:tabs>
          <w:tab w:val="left" w:pos="432"/>
        </w:tabs>
        <w:rPr>
          <w:ins w:id="21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22" w:author="Luis Adrian Benavidez" w:date="2019-02-21T15:37:00Z">
        <w:r>
          <w:rPr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DOCUMENTOS RELACIONADOS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_Toc1655860 \h </w:instrText>
        </w:r>
      </w:ins>
      <w:r>
        <w:rPr>
          <w:noProof/>
        </w:rPr>
      </w:r>
      <w:r>
        <w:rPr>
          <w:noProof/>
        </w:rPr>
        <w:fldChar w:fldCharType="separate"/>
      </w:r>
      <w:ins w:id="23" w:author="Luis Adrian Benavidez" w:date="2019-02-21T15:37:00Z"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592902EA" w14:textId="77777777" w:rsidR="004A64BB" w:rsidRDefault="004A64BB">
      <w:pPr>
        <w:pStyle w:val="TDC1"/>
        <w:tabs>
          <w:tab w:val="left" w:pos="432"/>
        </w:tabs>
        <w:rPr>
          <w:ins w:id="24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25" w:author="Luis Adrian Benavidez" w:date="2019-02-21T15:37:00Z">
        <w:r>
          <w:rPr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REQUERIMIENTO FUNCIONAL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_Toc1655861 \h </w:instrText>
        </w:r>
      </w:ins>
      <w:r>
        <w:rPr>
          <w:noProof/>
        </w:rPr>
      </w:r>
      <w:r>
        <w:rPr>
          <w:noProof/>
        </w:rPr>
        <w:fldChar w:fldCharType="separate"/>
      </w:r>
      <w:ins w:id="26" w:author="Luis Adrian Benavidez" w:date="2019-02-21T15:37:00Z"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1561C00C" w14:textId="77777777" w:rsidR="004A64BB" w:rsidRDefault="004A64BB">
      <w:pPr>
        <w:pStyle w:val="TDC2"/>
        <w:tabs>
          <w:tab w:val="left" w:pos="1000"/>
        </w:tabs>
        <w:rPr>
          <w:ins w:id="27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28" w:author="Luis Adrian Benavidez" w:date="2019-02-21T15:37:00Z">
        <w:r w:rsidRPr="00C03D73">
          <w:rPr>
            <w:i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Descripción del requerimiento funcional para la integración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_Toc1655862 \h </w:instrText>
        </w:r>
      </w:ins>
      <w:r>
        <w:rPr>
          <w:noProof/>
        </w:rPr>
      </w:r>
      <w:r>
        <w:rPr>
          <w:noProof/>
        </w:rPr>
        <w:fldChar w:fldCharType="separate"/>
      </w:r>
      <w:ins w:id="29" w:author="Luis Adrian Benavidez" w:date="2019-02-21T15:37:00Z"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62115B8F" w14:textId="77777777" w:rsidR="004A64BB" w:rsidRDefault="004A64BB">
      <w:pPr>
        <w:pStyle w:val="TDC1"/>
        <w:tabs>
          <w:tab w:val="left" w:pos="432"/>
        </w:tabs>
        <w:rPr>
          <w:ins w:id="30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31" w:author="Luis Adrian Benavidez" w:date="2019-02-21T15:37:00Z">
        <w:r>
          <w:rPr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DATOS DE LA INTERFACE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_Toc1655863 \h </w:instrText>
        </w:r>
      </w:ins>
      <w:r>
        <w:rPr>
          <w:noProof/>
        </w:rPr>
      </w:r>
      <w:r>
        <w:rPr>
          <w:noProof/>
        </w:rPr>
        <w:fldChar w:fldCharType="separate"/>
      </w:r>
      <w:ins w:id="32" w:author="Luis Adrian Benavidez" w:date="2019-02-21T15:37:00Z">
        <w:r>
          <w:rPr>
            <w:noProof/>
          </w:rPr>
          <w:t>5</w:t>
        </w:r>
        <w:r>
          <w:rPr>
            <w:noProof/>
          </w:rPr>
          <w:fldChar w:fldCharType="end"/>
        </w:r>
      </w:ins>
    </w:p>
    <w:p w14:paraId="4EF25690" w14:textId="77777777" w:rsidR="004A64BB" w:rsidRDefault="004A64BB">
      <w:pPr>
        <w:pStyle w:val="TDC1"/>
        <w:tabs>
          <w:tab w:val="left" w:pos="432"/>
        </w:tabs>
        <w:rPr>
          <w:ins w:id="33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34" w:author="Luis Adrian Benavidez" w:date="2019-02-21T15:37:00Z">
        <w:r>
          <w:rPr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DIAGRAMA DE FLUJO GENERAL DE INTERFAZ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_Toc1655864 \h </w:instrText>
        </w:r>
      </w:ins>
      <w:r>
        <w:rPr>
          <w:noProof/>
        </w:rPr>
      </w:r>
      <w:r>
        <w:rPr>
          <w:noProof/>
        </w:rPr>
        <w:fldChar w:fldCharType="separate"/>
      </w:r>
      <w:ins w:id="35" w:author="Luis Adrian Benavidez" w:date="2019-02-21T15:37:00Z">
        <w:r>
          <w:rPr>
            <w:noProof/>
          </w:rPr>
          <w:t>5</w:t>
        </w:r>
        <w:r>
          <w:rPr>
            <w:noProof/>
          </w:rPr>
          <w:fldChar w:fldCharType="end"/>
        </w:r>
      </w:ins>
    </w:p>
    <w:p w14:paraId="41EFB571" w14:textId="77777777" w:rsidR="004A64BB" w:rsidRDefault="004A64BB">
      <w:pPr>
        <w:pStyle w:val="TDC1"/>
        <w:tabs>
          <w:tab w:val="left" w:pos="432"/>
        </w:tabs>
        <w:rPr>
          <w:ins w:id="36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37" w:author="Luis Adrian Benavidez" w:date="2019-02-21T15:37:00Z">
        <w:r>
          <w:rPr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ESPECIFICACION DE LA INTEGRACION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_Toc1655865 \h </w:instrText>
        </w:r>
      </w:ins>
      <w:r>
        <w:rPr>
          <w:noProof/>
        </w:rPr>
      </w:r>
      <w:r>
        <w:rPr>
          <w:noProof/>
        </w:rPr>
        <w:fldChar w:fldCharType="separate"/>
      </w:r>
      <w:ins w:id="38" w:author="Luis Adrian Benavidez" w:date="2019-02-21T15:37:00Z">
        <w:r>
          <w:rPr>
            <w:noProof/>
          </w:rPr>
          <w:t>6</w:t>
        </w:r>
        <w:r>
          <w:rPr>
            <w:noProof/>
          </w:rPr>
          <w:fldChar w:fldCharType="end"/>
        </w:r>
      </w:ins>
    </w:p>
    <w:p w14:paraId="241095CE" w14:textId="77777777" w:rsidR="004A64BB" w:rsidRDefault="004A64BB">
      <w:pPr>
        <w:pStyle w:val="TDC2"/>
        <w:tabs>
          <w:tab w:val="left" w:pos="1000"/>
        </w:tabs>
        <w:rPr>
          <w:ins w:id="39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40" w:author="Luis Adrian Benavidez" w:date="2019-02-21T15:37:00Z">
        <w:r w:rsidRPr="00C03D73">
          <w:rPr>
            <w:i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Tipo de procesamiento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_Toc1655866 \h </w:instrText>
        </w:r>
      </w:ins>
      <w:r>
        <w:rPr>
          <w:noProof/>
        </w:rPr>
      </w:r>
      <w:r>
        <w:rPr>
          <w:noProof/>
        </w:rPr>
        <w:fldChar w:fldCharType="separate"/>
      </w:r>
      <w:ins w:id="41" w:author="Luis Adrian Benavidez" w:date="2019-02-21T15:37:00Z">
        <w:r>
          <w:rPr>
            <w:noProof/>
          </w:rPr>
          <w:t>6</w:t>
        </w:r>
        <w:r>
          <w:rPr>
            <w:noProof/>
          </w:rPr>
          <w:fldChar w:fldCharType="end"/>
        </w:r>
      </w:ins>
    </w:p>
    <w:p w14:paraId="2B4FCCF0" w14:textId="77777777" w:rsidR="004A64BB" w:rsidRDefault="004A64BB">
      <w:pPr>
        <w:pStyle w:val="TDC2"/>
        <w:tabs>
          <w:tab w:val="left" w:pos="1000"/>
        </w:tabs>
        <w:rPr>
          <w:ins w:id="42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43" w:author="Luis Adrian Benavidez" w:date="2019-02-21T15:37:00Z">
        <w:r>
          <w:rPr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  <w:lang w:eastAsia="es-ES"/>
          </w:rPr>
          <w:t>Especificación tabla intermedia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_Toc1655867 \h </w:instrText>
        </w:r>
      </w:ins>
      <w:r>
        <w:rPr>
          <w:noProof/>
        </w:rPr>
      </w:r>
      <w:r>
        <w:rPr>
          <w:noProof/>
        </w:rPr>
        <w:fldChar w:fldCharType="separate"/>
      </w:r>
      <w:ins w:id="44" w:author="Luis Adrian Benavidez" w:date="2019-02-21T15:37:00Z">
        <w:r>
          <w:rPr>
            <w:noProof/>
          </w:rPr>
          <w:t>6</w:t>
        </w:r>
        <w:r>
          <w:rPr>
            <w:noProof/>
          </w:rPr>
          <w:fldChar w:fldCharType="end"/>
        </w:r>
      </w:ins>
    </w:p>
    <w:p w14:paraId="2F75E982" w14:textId="77777777" w:rsidR="004A64BB" w:rsidRDefault="004A64BB">
      <w:pPr>
        <w:pStyle w:val="TDC2"/>
        <w:rPr>
          <w:ins w:id="45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46" w:author="Luis Adrian Benavidez" w:date="2019-02-21T15:37:00Z">
        <w:r w:rsidRPr="00C03D73">
          <w:rPr>
            <w:bCs/>
            <w:i/>
            <w:iCs/>
            <w:noProof/>
          </w:rPr>
          <w:t>A) DETECTAR y LEER MENSAJE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_Toc1655868 \h </w:instrText>
        </w:r>
      </w:ins>
      <w:r>
        <w:rPr>
          <w:noProof/>
        </w:rPr>
      </w:r>
      <w:r>
        <w:rPr>
          <w:noProof/>
        </w:rPr>
        <w:fldChar w:fldCharType="separate"/>
      </w:r>
      <w:ins w:id="47" w:author="Luis Adrian Benavidez" w:date="2019-02-21T15:37:00Z">
        <w:r>
          <w:rPr>
            <w:noProof/>
          </w:rPr>
          <w:t>7</w:t>
        </w:r>
        <w:r>
          <w:rPr>
            <w:noProof/>
          </w:rPr>
          <w:fldChar w:fldCharType="end"/>
        </w:r>
      </w:ins>
    </w:p>
    <w:p w14:paraId="598BDD4B" w14:textId="77777777" w:rsidR="004A64BB" w:rsidRDefault="004A64BB">
      <w:pPr>
        <w:pStyle w:val="TDC2"/>
        <w:rPr>
          <w:ins w:id="48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49" w:author="Luis Adrian Benavidez" w:date="2019-02-21T15:37:00Z">
        <w:r w:rsidRPr="00C03D73">
          <w:rPr>
            <w:bCs/>
            <w:i/>
            <w:iCs/>
            <w:noProof/>
          </w:rPr>
          <w:t>B) VALIDACIONES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_Toc1655869 \h </w:instrText>
        </w:r>
      </w:ins>
      <w:r>
        <w:rPr>
          <w:noProof/>
        </w:rPr>
      </w:r>
      <w:r>
        <w:rPr>
          <w:noProof/>
        </w:rPr>
        <w:fldChar w:fldCharType="separate"/>
      </w:r>
      <w:ins w:id="50" w:author="Luis Adrian Benavidez" w:date="2019-02-21T15:37:00Z">
        <w:r>
          <w:rPr>
            <w:noProof/>
          </w:rPr>
          <w:t>7</w:t>
        </w:r>
        <w:r>
          <w:rPr>
            <w:noProof/>
          </w:rPr>
          <w:fldChar w:fldCharType="end"/>
        </w:r>
      </w:ins>
    </w:p>
    <w:p w14:paraId="65B56182" w14:textId="77777777" w:rsidR="004A64BB" w:rsidRDefault="004A64BB">
      <w:pPr>
        <w:pStyle w:val="TDC2"/>
        <w:rPr>
          <w:ins w:id="51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52" w:author="Luis Adrian Benavidez" w:date="2019-02-21T15:37:00Z">
        <w:r w:rsidRPr="00C03D73">
          <w:rPr>
            <w:bCs/>
            <w:i/>
            <w:iCs/>
            <w:noProof/>
          </w:rPr>
          <w:t>C) APLICAR FORMATO PARA ENTIDAD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_Toc1655870 \h </w:instrText>
        </w:r>
      </w:ins>
      <w:r>
        <w:rPr>
          <w:noProof/>
        </w:rPr>
      </w:r>
      <w:r>
        <w:rPr>
          <w:noProof/>
        </w:rPr>
        <w:fldChar w:fldCharType="separate"/>
      </w:r>
      <w:ins w:id="53" w:author="Luis Adrian Benavidez" w:date="2019-02-21T15:37:00Z">
        <w:r>
          <w:rPr>
            <w:noProof/>
          </w:rPr>
          <w:t>8</w:t>
        </w:r>
        <w:r>
          <w:rPr>
            <w:noProof/>
          </w:rPr>
          <w:fldChar w:fldCharType="end"/>
        </w:r>
      </w:ins>
    </w:p>
    <w:p w14:paraId="7A6A9B34" w14:textId="77777777" w:rsidR="004A64BB" w:rsidRDefault="004A64BB">
      <w:pPr>
        <w:pStyle w:val="TDC2"/>
        <w:rPr>
          <w:ins w:id="54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55" w:author="Luis Adrian Benavidez" w:date="2019-02-21T15:37:00Z">
        <w:r w:rsidRPr="00C03D73">
          <w:rPr>
            <w:bCs/>
            <w:i/>
            <w:iCs/>
            <w:noProof/>
            <w:color w:val="000000"/>
          </w:rPr>
          <w:t>D) GENERAR ARCHIVOS PARA ENTIDAD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_Toc1655871 \h </w:instrText>
        </w:r>
      </w:ins>
      <w:r>
        <w:rPr>
          <w:noProof/>
        </w:rPr>
      </w:r>
      <w:r>
        <w:rPr>
          <w:noProof/>
        </w:rPr>
        <w:fldChar w:fldCharType="separate"/>
      </w:r>
      <w:ins w:id="56" w:author="Luis Adrian Benavidez" w:date="2019-02-21T15:37:00Z">
        <w:r>
          <w:rPr>
            <w:noProof/>
          </w:rPr>
          <w:t>11</w:t>
        </w:r>
        <w:r>
          <w:rPr>
            <w:noProof/>
          </w:rPr>
          <w:fldChar w:fldCharType="end"/>
        </w:r>
      </w:ins>
    </w:p>
    <w:p w14:paraId="66D11811" w14:textId="77777777" w:rsidR="004A64BB" w:rsidRDefault="004A64BB">
      <w:pPr>
        <w:pStyle w:val="TDC2"/>
        <w:rPr>
          <w:ins w:id="57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58" w:author="Luis Adrian Benavidez" w:date="2019-02-21T15:37:00Z">
        <w:r w:rsidRPr="00C03D73">
          <w:rPr>
            <w:bCs/>
            <w:i/>
            <w:iCs/>
            <w:noProof/>
          </w:rPr>
          <w:t>E) NOTIFICAR PROCESO FINALIZADO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_Toc1655872 \h </w:instrText>
        </w:r>
      </w:ins>
      <w:r>
        <w:rPr>
          <w:noProof/>
        </w:rPr>
      </w:r>
      <w:r>
        <w:rPr>
          <w:noProof/>
        </w:rPr>
        <w:fldChar w:fldCharType="separate"/>
      </w:r>
      <w:ins w:id="59" w:author="Luis Adrian Benavidez" w:date="2019-02-21T15:37:00Z">
        <w:r>
          <w:rPr>
            <w:noProof/>
          </w:rPr>
          <w:t>11</w:t>
        </w:r>
        <w:r>
          <w:rPr>
            <w:noProof/>
          </w:rPr>
          <w:fldChar w:fldCharType="end"/>
        </w:r>
      </w:ins>
    </w:p>
    <w:p w14:paraId="7E953FE1" w14:textId="77777777" w:rsidR="004A64BB" w:rsidRDefault="004A64BB">
      <w:pPr>
        <w:pStyle w:val="TDC1"/>
        <w:tabs>
          <w:tab w:val="left" w:pos="432"/>
        </w:tabs>
        <w:rPr>
          <w:ins w:id="60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61" w:author="Luis Adrian Benavidez" w:date="2019-02-21T15:37:00Z">
        <w:r>
          <w:rPr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DISEÑO DE LA INTEGRACIÓN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_Toc1655873 \h </w:instrText>
        </w:r>
      </w:ins>
      <w:r>
        <w:rPr>
          <w:noProof/>
        </w:rPr>
      </w:r>
      <w:r>
        <w:rPr>
          <w:noProof/>
        </w:rPr>
        <w:fldChar w:fldCharType="separate"/>
      </w:r>
      <w:ins w:id="62" w:author="Luis Adrian Benavidez" w:date="2019-02-21T15:37:00Z">
        <w:r>
          <w:rPr>
            <w:noProof/>
          </w:rPr>
          <w:t>11</w:t>
        </w:r>
        <w:r>
          <w:rPr>
            <w:noProof/>
          </w:rPr>
          <w:fldChar w:fldCharType="end"/>
        </w:r>
      </w:ins>
    </w:p>
    <w:p w14:paraId="3EC096AC" w14:textId="77777777" w:rsidR="004A64BB" w:rsidRDefault="004A64BB">
      <w:pPr>
        <w:pStyle w:val="TDC2"/>
        <w:tabs>
          <w:tab w:val="left" w:pos="1000"/>
        </w:tabs>
        <w:rPr>
          <w:ins w:id="63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64" w:author="Luis Adrian Benavidez" w:date="2019-02-21T15:37:00Z">
        <w:r>
          <w:rPr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Esquemas de Carpeta de FTP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_Toc1655874 \h </w:instrText>
        </w:r>
      </w:ins>
      <w:r>
        <w:rPr>
          <w:noProof/>
        </w:rPr>
      </w:r>
      <w:r>
        <w:rPr>
          <w:noProof/>
        </w:rPr>
        <w:fldChar w:fldCharType="separate"/>
      </w:r>
      <w:ins w:id="65" w:author="Luis Adrian Benavidez" w:date="2019-02-21T15:37:00Z">
        <w:r>
          <w:rPr>
            <w:noProof/>
          </w:rPr>
          <w:t>11</w:t>
        </w:r>
        <w:r>
          <w:rPr>
            <w:noProof/>
          </w:rPr>
          <w:fldChar w:fldCharType="end"/>
        </w:r>
      </w:ins>
    </w:p>
    <w:p w14:paraId="7D6108BE" w14:textId="77777777" w:rsidR="004A64BB" w:rsidRDefault="004A64BB">
      <w:pPr>
        <w:pStyle w:val="TDC2"/>
        <w:tabs>
          <w:tab w:val="left" w:pos="1000"/>
        </w:tabs>
        <w:rPr>
          <w:ins w:id="66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67" w:author="Luis Adrian Benavidez" w:date="2019-02-21T15:37:00Z">
        <w:r>
          <w:rPr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Diagrama de secuencia: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_Toc1655875 \h </w:instrText>
        </w:r>
      </w:ins>
      <w:r>
        <w:rPr>
          <w:noProof/>
        </w:rPr>
      </w:r>
      <w:r>
        <w:rPr>
          <w:noProof/>
        </w:rPr>
        <w:fldChar w:fldCharType="separate"/>
      </w:r>
      <w:ins w:id="68" w:author="Luis Adrian Benavidez" w:date="2019-02-21T15:37:00Z">
        <w:r>
          <w:rPr>
            <w:noProof/>
          </w:rPr>
          <w:t>11</w:t>
        </w:r>
        <w:r>
          <w:rPr>
            <w:noProof/>
          </w:rPr>
          <w:fldChar w:fldCharType="end"/>
        </w:r>
      </w:ins>
    </w:p>
    <w:p w14:paraId="0E994D13" w14:textId="77777777" w:rsidR="004A64BB" w:rsidRDefault="004A64BB">
      <w:pPr>
        <w:pStyle w:val="TDC2"/>
        <w:tabs>
          <w:tab w:val="left" w:pos="1000"/>
        </w:tabs>
        <w:rPr>
          <w:ins w:id="69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70" w:author="Luis Adrian Benavidez" w:date="2019-02-21T15:37:00Z">
        <w:r>
          <w:rPr>
            <w:noProof/>
          </w:rPr>
          <w:t>8.3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Secuencia lógica de proceso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_Toc1655877 \h </w:instrText>
        </w:r>
      </w:ins>
      <w:r>
        <w:rPr>
          <w:noProof/>
        </w:rPr>
      </w:r>
      <w:r>
        <w:rPr>
          <w:noProof/>
        </w:rPr>
        <w:fldChar w:fldCharType="separate"/>
      </w:r>
      <w:ins w:id="71" w:author="Luis Adrian Benavidez" w:date="2019-02-21T15:37:00Z">
        <w:r>
          <w:rPr>
            <w:noProof/>
          </w:rPr>
          <w:t>12</w:t>
        </w:r>
        <w:r>
          <w:rPr>
            <w:noProof/>
          </w:rPr>
          <w:fldChar w:fldCharType="end"/>
        </w:r>
      </w:ins>
    </w:p>
    <w:p w14:paraId="2A2E82AF" w14:textId="77777777" w:rsidR="004A64BB" w:rsidRDefault="004A64BB">
      <w:pPr>
        <w:pStyle w:val="TDC1"/>
        <w:tabs>
          <w:tab w:val="left" w:pos="432"/>
        </w:tabs>
        <w:rPr>
          <w:ins w:id="72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73" w:author="Luis Adrian Benavidez" w:date="2019-02-21T15:37:00Z">
        <w:r>
          <w:rPr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DATOS DE PRUEBA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_Toc1655878 \h </w:instrText>
        </w:r>
      </w:ins>
      <w:r>
        <w:rPr>
          <w:noProof/>
        </w:rPr>
      </w:r>
      <w:r>
        <w:rPr>
          <w:noProof/>
        </w:rPr>
        <w:fldChar w:fldCharType="separate"/>
      </w:r>
      <w:ins w:id="74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55583091" w14:textId="77777777" w:rsidR="004A64BB" w:rsidRDefault="004A64BB">
      <w:pPr>
        <w:pStyle w:val="TDC2"/>
        <w:tabs>
          <w:tab w:val="left" w:pos="1000"/>
        </w:tabs>
        <w:rPr>
          <w:ins w:id="75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76" w:author="Luis Adrian Benavidez" w:date="2019-02-21T15:37:00Z">
        <w:r>
          <w:rPr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Caso Exitoso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_Toc1655879 \h </w:instrText>
        </w:r>
      </w:ins>
      <w:r>
        <w:rPr>
          <w:noProof/>
        </w:rPr>
      </w:r>
      <w:r>
        <w:rPr>
          <w:noProof/>
        </w:rPr>
        <w:fldChar w:fldCharType="separate"/>
      </w:r>
      <w:ins w:id="77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334BFEF9" w14:textId="77777777" w:rsidR="004A64BB" w:rsidRDefault="004A64BB">
      <w:pPr>
        <w:pStyle w:val="TDC3"/>
        <w:rPr>
          <w:ins w:id="78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79" w:author="Luis Adrian Benavidez" w:date="2019-02-21T15:37:00Z">
        <w:r>
          <w:rPr>
            <w:noProof/>
          </w:rPr>
          <w:t>9.1.1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Request/s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_Toc1655880 \h </w:instrText>
        </w:r>
      </w:ins>
      <w:r>
        <w:rPr>
          <w:noProof/>
        </w:rPr>
      </w:r>
      <w:r>
        <w:rPr>
          <w:noProof/>
        </w:rPr>
        <w:fldChar w:fldCharType="separate"/>
      </w:r>
      <w:ins w:id="80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05815733" w14:textId="77777777" w:rsidR="004A64BB" w:rsidRDefault="004A64BB">
      <w:pPr>
        <w:pStyle w:val="TDC3"/>
        <w:rPr>
          <w:ins w:id="81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82" w:author="Luis Adrian Benavidez" w:date="2019-02-21T15:37:00Z">
        <w:r>
          <w:rPr>
            <w:noProof/>
          </w:rPr>
          <w:t>9.1.2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Response/s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_Toc1655881 \h </w:instrText>
        </w:r>
      </w:ins>
      <w:r>
        <w:rPr>
          <w:noProof/>
        </w:rPr>
      </w:r>
      <w:r>
        <w:rPr>
          <w:noProof/>
        </w:rPr>
        <w:fldChar w:fldCharType="separate"/>
      </w:r>
      <w:ins w:id="83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4DFAF09B" w14:textId="77777777" w:rsidR="004A64BB" w:rsidRDefault="004A64BB">
      <w:pPr>
        <w:pStyle w:val="TDC2"/>
        <w:tabs>
          <w:tab w:val="left" w:pos="1000"/>
        </w:tabs>
        <w:rPr>
          <w:ins w:id="84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85" w:author="Luis Adrian Benavidez" w:date="2019-02-21T15:37:00Z">
        <w:r>
          <w:rPr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Caso de Error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_Toc1655882 \h </w:instrText>
        </w:r>
      </w:ins>
      <w:r>
        <w:rPr>
          <w:noProof/>
        </w:rPr>
      </w:r>
      <w:r>
        <w:rPr>
          <w:noProof/>
        </w:rPr>
        <w:fldChar w:fldCharType="separate"/>
      </w:r>
      <w:ins w:id="86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2EED432D" w14:textId="77777777" w:rsidR="004A64BB" w:rsidRDefault="004A64BB">
      <w:pPr>
        <w:pStyle w:val="TDC3"/>
        <w:rPr>
          <w:ins w:id="87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88" w:author="Luis Adrian Benavidez" w:date="2019-02-21T15:37:00Z">
        <w:r>
          <w:rPr>
            <w:noProof/>
          </w:rPr>
          <w:t>9.2.1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Request/s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_Toc1655883 \h </w:instrText>
        </w:r>
      </w:ins>
      <w:r>
        <w:rPr>
          <w:noProof/>
        </w:rPr>
      </w:r>
      <w:r>
        <w:rPr>
          <w:noProof/>
        </w:rPr>
        <w:fldChar w:fldCharType="separate"/>
      </w:r>
      <w:ins w:id="89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5F36D928" w14:textId="77777777" w:rsidR="004A64BB" w:rsidRDefault="004A64BB">
      <w:pPr>
        <w:pStyle w:val="TDC3"/>
        <w:rPr>
          <w:ins w:id="90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91" w:author="Luis Adrian Benavidez" w:date="2019-02-21T15:37:00Z">
        <w:r>
          <w:rPr>
            <w:noProof/>
          </w:rPr>
          <w:t>9.2.2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Response/s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_Toc1655884 \h </w:instrText>
        </w:r>
      </w:ins>
      <w:r>
        <w:rPr>
          <w:noProof/>
        </w:rPr>
      </w:r>
      <w:r>
        <w:rPr>
          <w:noProof/>
        </w:rPr>
        <w:fldChar w:fldCharType="separate"/>
      </w:r>
      <w:ins w:id="92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5635BC21" w14:textId="77777777" w:rsidR="004A64BB" w:rsidRDefault="004A64BB">
      <w:pPr>
        <w:pStyle w:val="TDC1"/>
        <w:tabs>
          <w:tab w:val="left" w:pos="864"/>
        </w:tabs>
        <w:rPr>
          <w:ins w:id="93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94" w:author="Luis Adrian Benavidez" w:date="2019-02-21T15:37:00Z">
        <w:r>
          <w:rPr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REQUERIMIENTOS NO FUNCIONALES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_Toc1655885 \h </w:instrText>
        </w:r>
      </w:ins>
      <w:r>
        <w:rPr>
          <w:noProof/>
        </w:rPr>
      </w:r>
      <w:r>
        <w:rPr>
          <w:noProof/>
        </w:rPr>
        <w:fldChar w:fldCharType="separate"/>
      </w:r>
      <w:ins w:id="95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667F2DB4" w14:textId="77777777" w:rsidR="004A64BB" w:rsidRDefault="004A64BB">
      <w:pPr>
        <w:pStyle w:val="TDC2"/>
        <w:tabs>
          <w:tab w:val="left" w:pos="1200"/>
        </w:tabs>
        <w:rPr>
          <w:ins w:id="96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97" w:author="Luis Adrian Benavidez" w:date="2019-02-21T15:37:00Z">
        <w:r w:rsidRPr="00C03D73">
          <w:rPr>
            <w:i/>
            <w:noProof/>
          </w:rPr>
          <w:t>10.1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Aspectos de Seguridad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_Toc1655886 \h </w:instrText>
        </w:r>
      </w:ins>
      <w:r>
        <w:rPr>
          <w:noProof/>
        </w:rPr>
      </w:r>
      <w:r>
        <w:rPr>
          <w:noProof/>
        </w:rPr>
        <w:fldChar w:fldCharType="separate"/>
      </w:r>
      <w:ins w:id="98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38094BED" w14:textId="77777777" w:rsidR="004A64BB" w:rsidRDefault="004A64BB">
      <w:pPr>
        <w:pStyle w:val="TDC2"/>
        <w:tabs>
          <w:tab w:val="left" w:pos="1200"/>
        </w:tabs>
        <w:rPr>
          <w:ins w:id="99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00" w:author="Luis Adrian Benavidez" w:date="2019-02-21T15:37:00Z">
        <w:r w:rsidRPr="00C03D73">
          <w:rPr>
            <w:i/>
            <w:noProof/>
          </w:rPr>
          <w:t>10.2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Nivel de Servicio Esperado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_Toc1655887 \h </w:instrText>
        </w:r>
      </w:ins>
      <w:r>
        <w:rPr>
          <w:noProof/>
        </w:rPr>
      </w:r>
      <w:r>
        <w:rPr>
          <w:noProof/>
        </w:rPr>
        <w:fldChar w:fldCharType="separate"/>
      </w:r>
      <w:ins w:id="101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57B28E66" w14:textId="77777777" w:rsidR="004A64BB" w:rsidRDefault="004A64BB">
      <w:pPr>
        <w:pStyle w:val="TDC2"/>
        <w:tabs>
          <w:tab w:val="left" w:pos="1200"/>
        </w:tabs>
        <w:rPr>
          <w:ins w:id="102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03" w:author="Luis Adrian Benavidez" w:date="2019-02-21T15:37:00Z">
        <w:r w:rsidRPr="00C03D73">
          <w:rPr>
            <w:i/>
            <w:noProof/>
          </w:rPr>
          <w:t>10.3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Manejo de errores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_Toc1655888 \h </w:instrText>
        </w:r>
      </w:ins>
      <w:r>
        <w:rPr>
          <w:noProof/>
        </w:rPr>
      </w:r>
      <w:r>
        <w:rPr>
          <w:noProof/>
        </w:rPr>
        <w:fldChar w:fldCharType="separate"/>
      </w:r>
      <w:ins w:id="104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780DCDF2" w14:textId="77777777" w:rsidR="004A64BB" w:rsidRDefault="004A64BB">
      <w:pPr>
        <w:pStyle w:val="TDC2"/>
        <w:tabs>
          <w:tab w:val="left" w:pos="1200"/>
        </w:tabs>
        <w:rPr>
          <w:ins w:id="105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06" w:author="Luis Adrian Benavidez" w:date="2019-02-21T15:37:00Z">
        <w:r w:rsidRPr="00C03D73">
          <w:rPr>
            <w:i/>
            <w:noProof/>
          </w:rPr>
          <w:t>10.4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Necesidad de reversa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_Toc1655889 \h </w:instrText>
        </w:r>
      </w:ins>
      <w:r>
        <w:rPr>
          <w:noProof/>
        </w:rPr>
      </w:r>
      <w:r>
        <w:rPr>
          <w:noProof/>
        </w:rPr>
        <w:fldChar w:fldCharType="separate"/>
      </w:r>
      <w:ins w:id="107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44A2B686" w14:textId="77777777" w:rsidR="004A64BB" w:rsidRDefault="004A64BB">
      <w:pPr>
        <w:pStyle w:val="TDC2"/>
        <w:tabs>
          <w:tab w:val="left" w:pos="1200"/>
        </w:tabs>
        <w:rPr>
          <w:ins w:id="108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09" w:author="Luis Adrian Benavidez" w:date="2019-02-21T15:37:00Z">
        <w:r w:rsidRPr="00C03D73">
          <w:rPr>
            <w:i/>
            <w:noProof/>
          </w:rPr>
          <w:t>10.5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Dependencias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_Toc1655890 \h </w:instrText>
        </w:r>
      </w:ins>
      <w:r>
        <w:rPr>
          <w:noProof/>
        </w:rPr>
      </w:r>
      <w:r>
        <w:rPr>
          <w:noProof/>
        </w:rPr>
        <w:fldChar w:fldCharType="separate"/>
      </w:r>
      <w:ins w:id="110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31410507" w14:textId="77777777" w:rsidR="004A64BB" w:rsidRDefault="004A64BB">
      <w:pPr>
        <w:pStyle w:val="TDC2"/>
        <w:tabs>
          <w:tab w:val="left" w:pos="1200"/>
        </w:tabs>
        <w:rPr>
          <w:ins w:id="111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12" w:author="Luis Adrian Benavidez" w:date="2019-02-21T15:37:00Z">
        <w:r w:rsidRPr="00C03D73">
          <w:rPr>
            <w:i/>
            <w:noProof/>
          </w:rPr>
          <w:t>10.6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C03D73">
          <w:rPr>
            <w:i/>
            <w:noProof/>
          </w:rPr>
          <w:t>Concurrencia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_Toc1655891 \h </w:instrText>
        </w:r>
      </w:ins>
      <w:r>
        <w:rPr>
          <w:noProof/>
        </w:rPr>
      </w:r>
      <w:r>
        <w:rPr>
          <w:noProof/>
        </w:rPr>
        <w:fldChar w:fldCharType="separate"/>
      </w:r>
      <w:ins w:id="113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266AA8EC" w14:textId="77777777" w:rsidR="004A64BB" w:rsidRDefault="004A64BB">
      <w:pPr>
        <w:pStyle w:val="TDC1"/>
        <w:tabs>
          <w:tab w:val="left" w:pos="864"/>
        </w:tabs>
        <w:rPr>
          <w:ins w:id="114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15" w:author="Luis Adrian Benavidez" w:date="2019-02-21T15:37:00Z">
        <w:r>
          <w:rPr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PENDIENTES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_Toc1655892 \h </w:instrText>
        </w:r>
      </w:ins>
      <w:r>
        <w:rPr>
          <w:noProof/>
        </w:rPr>
      </w:r>
      <w:r>
        <w:rPr>
          <w:noProof/>
        </w:rPr>
        <w:fldChar w:fldCharType="separate"/>
      </w:r>
      <w:ins w:id="116" w:author="Luis Adrian Benavidez" w:date="2019-02-21T15:37:00Z">
        <w:r>
          <w:rPr>
            <w:noProof/>
          </w:rPr>
          <w:t>13</w:t>
        </w:r>
        <w:r>
          <w:rPr>
            <w:noProof/>
          </w:rPr>
          <w:fldChar w:fldCharType="end"/>
        </w:r>
      </w:ins>
    </w:p>
    <w:p w14:paraId="64DF353B" w14:textId="77777777" w:rsidR="004A64BB" w:rsidRDefault="004A64BB">
      <w:pPr>
        <w:pStyle w:val="TDC1"/>
        <w:tabs>
          <w:tab w:val="left" w:pos="864"/>
        </w:tabs>
        <w:rPr>
          <w:ins w:id="117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18" w:author="Luis Adrian Benavidez" w:date="2019-02-21T15:37:00Z">
        <w:r>
          <w:rPr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>
          <w:rPr>
            <w:noProof/>
          </w:rPr>
          <w:t>SUPUESTOS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_Toc1655893 \h </w:instrText>
        </w:r>
      </w:ins>
      <w:r>
        <w:rPr>
          <w:noProof/>
        </w:rPr>
      </w:r>
      <w:r>
        <w:rPr>
          <w:noProof/>
        </w:rPr>
        <w:fldChar w:fldCharType="separate"/>
      </w:r>
      <w:ins w:id="119" w:author="Luis Adrian Benavidez" w:date="2019-02-21T15:37:00Z">
        <w:r>
          <w:rPr>
            <w:noProof/>
          </w:rPr>
          <w:t>14</w:t>
        </w:r>
        <w:r>
          <w:rPr>
            <w:noProof/>
          </w:rPr>
          <w:fldChar w:fldCharType="end"/>
        </w:r>
      </w:ins>
    </w:p>
    <w:p w14:paraId="620A0DEB" w14:textId="77777777" w:rsidR="004A64BB" w:rsidRDefault="004A64BB">
      <w:pPr>
        <w:pStyle w:val="TDC1"/>
        <w:rPr>
          <w:ins w:id="120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21" w:author="Luis Adrian Benavidez" w:date="2019-02-21T15:37:00Z">
        <w:r>
          <w:rPr>
            <w:noProof/>
          </w:rPr>
          <w:t>A) APÉNDICE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_Toc1655894 \h </w:instrText>
        </w:r>
      </w:ins>
      <w:r>
        <w:rPr>
          <w:noProof/>
        </w:rPr>
      </w:r>
      <w:r>
        <w:rPr>
          <w:noProof/>
        </w:rPr>
        <w:fldChar w:fldCharType="separate"/>
      </w:r>
      <w:ins w:id="122" w:author="Luis Adrian Benavidez" w:date="2019-02-21T15:37:00Z">
        <w:r>
          <w:rPr>
            <w:noProof/>
          </w:rPr>
          <w:t>15</w:t>
        </w:r>
        <w:r>
          <w:rPr>
            <w:noProof/>
          </w:rPr>
          <w:fldChar w:fldCharType="end"/>
        </w:r>
      </w:ins>
    </w:p>
    <w:p w14:paraId="36C4E962" w14:textId="77777777" w:rsidR="004A64BB" w:rsidRDefault="004A64BB">
      <w:pPr>
        <w:pStyle w:val="TDC3"/>
        <w:rPr>
          <w:ins w:id="123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24" w:author="Luis Adrian Benavidez" w:date="2019-02-21T15:37:00Z">
        <w:r w:rsidRPr="00C03D73">
          <w:rPr>
            <w:b/>
            <w:noProof/>
          </w:rPr>
          <w:t>A.1 Glosario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_Toc1655895 \h </w:instrText>
        </w:r>
      </w:ins>
      <w:r>
        <w:rPr>
          <w:noProof/>
        </w:rPr>
      </w:r>
      <w:r>
        <w:rPr>
          <w:noProof/>
        </w:rPr>
        <w:fldChar w:fldCharType="separate"/>
      </w:r>
      <w:ins w:id="125" w:author="Luis Adrian Benavidez" w:date="2019-02-21T15:37:00Z">
        <w:r>
          <w:rPr>
            <w:noProof/>
          </w:rPr>
          <w:t>15</w:t>
        </w:r>
        <w:r>
          <w:rPr>
            <w:noProof/>
          </w:rPr>
          <w:fldChar w:fldCharType="end"/>
        </w:r>
      </w:ins>
    </w:p>
    <w:p w14:paraId="3B3A157D" w14:textId="77777777" w:rsidR="004A64BB" w:rsidRDefault="004A64BB">
      <w:pPr>
        <w:pStyle w:val="TDC3"/>
        <w:rPr>
          <w:ins w:id="126" w:author="Luis Adrian Benavidez" w:date="2019-02-21T15:37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ins w:id="127" w:author="Luis Adrian Benavidez" w:date="2019-02-21T15:37:00Z">
        <w:r w:rsidRPr="00C03D73">
          <w:rPr>
            <w:b/>
            <w:noProof/>
            <w:lang w:val="es-ES"/>
          </w:rPr>
          <w:t>A.2 Taxonomía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_Toc1655896 \h </w:instrText>
        </w:r>
      </w:ins>
      <w:r>
        <w:rPr>
          <w:noProof/>
        </w:rPr>
      </w:r>
      <w:r>
        <w:rPr>
          <w:noProof/>
        </w:rPr>
        <w:fldChar w:fldCharType="separate"/>
      </w:r>
      <w:ins w:id="128" w:author="Luis Adrian Benavidez" w:date="2019-02-21T15:37:00Z">
        <w:r>
          <w:rPr>
            <w:noProof/>
          </w:rPr>
          <w:t>15</w:t>
        </w:r>
        <w:r>
          <w:rPr>
            <w:noProof/>
          </w:rPr>
          <w:fldChar w:fldCharType="end"/>
        </w:r>
      </w:ins>
    </w:p>
    <w:p w14:paraId="3E5741CA" w14:textId="77777777" w:rsidR="00D42F05" w:rsidDel="00A41D31" w:rsidRDefault="00D42F05">
      <w:pPr>
        <w:pStyle w:val="TDC1"/>
        <w:rPr>
          <w:del w:id="12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30" w:author="Luis Adrian Benavidez" w:date="2018-10-22T12:16:00Z">
        <w:r w:rsidDel="00A41D31">
          <w:rPr>
            <w:noProof/>
          </w:rPr>
          <w:delText>HISTORIAL DE REVISIONES DEL DOCUMENTO</w:delText>
        </w:r>
        <w:r w:rsidDel="00A41D31">
          <w:rPr>
            <w:noProof/>
          </w:rPr>
          <w:tab/>
          <w:delText>3</w:delText>
        </w:r>
      </w:del>
    </w:p>
    <w:p w14:paraId="3483B302" w14:textId="77777777" w:rsidR="00D42F05" w:rsidDel="00A41D31" w:rsidRDefault="00D42F05">
      <w:pPr>
        <w:pStyle w:val="TDC1"/>
        <w:tabs>
          <w:tab w:val="left" w:pos="432"/>
        </w:tabs>
        <w:rPr>
          <w:del w:id="13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32" w:author="Luis Adrian Benavidez" w:date="2018-10-22T12:16:00Z">
        <w:r w:rsidDel="00A41D31">
          <w:rPr>
            <w:noProof/>
          </w:rPr>
          <w:delText>1.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ALCANCE</w:delText>
        </w:r>
        <w:r w:rsidDel="00A41D31">
          <w:rPr>
            <w:noProof/>
          </w:rPr>
          <w:tab/>
          <w:delText>4</w:delText>
        </w:r>
      </w:del>
    </w:p>
    <w:p w14:paraId="3B771849" w14:textId="77777777" w:rsidR="00D42F05" w:rsidDel="00A41D31" w:rsidRDefault="00D42F05">
      <w:pPr>
        <w:pStyle w:val="TDC1"/>
        <w:tabs>
          <w:tab w:val="left" w:pos="432"/>
        </w:tabs>
        <w:rPr>
          <w:del w:id="13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34" w:author="Luis Adrian Benavidez" w:date="2018-10-22T12:16:00Z">
        <w:r w:rsidDel="00A41D31">
          <w:rPr>
            <w:noProof/>
          </w:rPr>
          <w:delText>2.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DOCUMENTOS RELACIONADOS</w:delText>
        </w:r>
        <w:r w:rsidDel="00A41D31">
          <w:rPr>
            <w:noProof/>
          </w:rPr>
          <w:tab/>
          <w:delText>4</w:delText>
        </w:r>
      </w:del>
    </w:p>
    <w:p w14:paraId="62EB8A13" w14:textId="77777777" w:rsidR="00D42F05" w:rsidDel="00A41D31" w:rsidRDefault="00D42F05">
      <w:pPr>
        <w:pStyle w:val="TDC1"/>
        <w:tabs>
          <w:tab w:val="left" w:pos="432"/>
        </w:tabs>
        <w:rPr>
          <w:del w:id="135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36" w:author="Luis Adrian Benavidez" w:date="2018-10-22T12:16:00Z">
        <w:r w:rsidDel="00A41D31">
          <w:rPr>
            <w:noProof/>
          </w:rPr>
          <w:delText>3.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REQUERIMIENTO FUNCIONAL</w:delText>
        </w:r>
        <w:r w:rsidDel="00A41D31">
          <w:rPr>
            <w:noProof/>
          </w:rPr>
          <w:tab/>
          <w:delText>4</w:delText>
        </w:r>
      </w:del>
    </w:p>
    <w:p w14:paraId="011CE7C7" w14:textId="77777777" w:rsidR="00D42F05" w:rsidDel="00A41D31" w:rsidRDefault="00D42F05">
      <w:pPr>
        <w:pStyle w:val="TDC2"/>
        <w:tabs>
          <w:tab w:val="left" w:pos="1000"/>
        </w:tabs>
        <w:rPr>
          <w:del w:id="13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38" w:author="Luis Adrian Benavidez" w:date="2018-10-22T12:16:00Z">
        <w:r w:rsidRPr="003729F4" w:rsidDel="00A41D31">
          <w:rPr>
            <w:i/>
            <w:noProof/>
          </w:rPr>
          <w:delText>3.1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Descripción del requerimiento funcional para la integración</w:delText>
        </w:r>
        <w:r w:rsidDel="00A41D31">
          <w:rPr>
            <w:noProof/>
          </w:rPr>
          <w:tab/>
          <w:delText>4</w:delText>
        </w:r>
      </w:del>
    </w:p>
    <w:p w14:paraId="4CF46DD9" w14:textId="77777777" w:rsidR="00D42F05" w:rsidDel="00A41D31" w:rsidRDefault="00D42F05">
      <w:pPr>
        <w:pStyle w:val="TDC1"/>
        <w:tabs>
          <w:tab w:val="left" w:pos="432"/>
        </w:tabs>
        <w:rPr>
          <w:del w:id="13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40" w:author="Luis Adrian Benavidez" w:date="2018-10-22T12:16:00Z">
        <w:r w:rsidDel="00A41D31">
          <w:rPr>
            <w:noProof/>
          </w:rPr>
          <w:delText>4.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DATOS DE LA INTERFACE</w:delText>
        </w:r>
        <w:r w:rsidDel="00A41D31">
          <w:rPr>
            <w:noProof/>
          </w:rPr>
          <w:tab/>
          <w:delText>5</w:delText>
        </w:r>
      </w:del>
    </w:p>
    <w:p w14:paraId="5826EC48" w14:textId="77777777" w:rsidR="00D42F05" w:rsidDel="00A41D31" w:rsidRDefault="00D42F05">
      <w:pPr>
        <w:pStyle w:val="TDC1"/>
        <w:tabs>
          <w:tab w:val="left" w:pos="432"/>
        </w:tabs>
        <w:rPr>
          <w:del w:id="14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42" w:author="Luis Adrian Benavidez" w:date="2018-10-22T12:16:00Z">
        <w:r w:rsidDel="00A41D31">
          <w:rPr>
            <w:noProof/>
          </w:rPr>
          <w:delText>5.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DIAGRAMA DE FLUJO GENERAL DE INTERFAZ</w:delText>
        </w:r>
        <w:r w:rsidDel="00A41D31">
          <w:rPr>
            <w:noProof/>
          </w:rPr>
          <w:tab/>
          <w:delText>5</w:delText>
        </w:r>
      </w:del>
    </w:p>
    <w:p w14:paraId="68437247" w14:textId="77777777" w:rsidR="00D42F05" w:rsidDel="00A41D31" w:rsidRDefault="00D42F05">
      <w:pPr>
        <w:pStyle w:val="TDC1"/>
        <w:tabs>
          <w:tab w:val="left" w:pos="432"/>
        </w:tabs>
        <w:rPr>
          <w:del w:id="14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44" w:author="Luis Adrian Benavidez" w:date="2018-10-22T12:16:00Z">
        <w:r w:rsidDel="00A41D31">
          <w:rPr>
            <w:noProof/>
          </w:rPr>
          <w:delText>6.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ESPECIFICACION DE LA INTEGRACION</w:delText>
        </w:r>
        <w:r w:rsidDel="00A41D31">
          <w:rPr>
            <w:noProof/>
          </w:rPr>
          <w:tab/>
          <w:delText>6</w:delText>
        </w:r>
      </w:del>
    </w:p>
    <w:p w14:paraId="7E83EBC0" w14:textId="77777777" w:rsidR="00D42F05" w:rsidDel="00A41D31" w:rsidRDefault="00D42F05">
      <w:pPr>
        <w:pStyle w:val="TDC2"/>
        <w:tabs>
          <w:tab w:val="left" w:pos="1000"/>
        </w:tabs>
        <w:rPr>
          <w:del w:id="145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46" w:author="Luis Adrian Benavidez" w:date="2018-10-22T12:16:00Z">
        <w:r w:rsidRPr="003729F4" w:rsidDel="00A41D31">
          <w:rPr>
            <w:i/>
            <w:noProof/>
          </w:rPr>
          <w:delText>6.1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Tipo de procesamiento</w:delText>
        </w:r>
        <w:r w:rsidDel="00A41D31">
          <w:rPr>
            <w:noProof/>
          </w:rPr>
          <w:tab/>
          <w:delText>6</w:delText>
        </w:r>
      </w:del>
    </w:p>
    <w:p w14:paraId="25F81C6A" w14:textId="77777777" w:rsidR="00D42F05" w:rsidDel="00A41D31" w:rsidRDefault="00D42F05">
      <w:pPr>
        <w:pStyle w:val="TDC2"/>
        <w:tabs>
          <w:tab w:val="left" w:pos="1000"/>
        </w:tabs>
        <w:rPr>
          <w:del w:id="14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48" w:author="Luis Adrian Benavidez" w:date="2018-10-22T12:16:00Z">
        <w:r w:rsidDel="00A41D31">
          <w:rPr>
            <w:noProof/>
          </w:rPr>
          <w:delText>6.2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  <w:lang w:eastAsia="es-ES"/>
          </w:rPr>
          <w:delText>Especificación tabla intermedia</w:delText>
        </w:r>
        <w:r w:rsidDel="00A41D31">
          <w:rPr>
            <w:noProof/>
          </w:rPr>
          <w:tab/>
          <w:delText>6</w:delText>
        </w:r>
      </w:del>
    </w:p>
    <w:p w14:paraId="3A66C522" w14:textId="77777777" w:rsidR="00D42F05" w:rsidDel="00A41D31" w:rsidRDefault="00D42F05">
      <w:pPr>
        <w:pStyle w:val="TDC1"/>
        <w:rPr>
          <w:del w:id="14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50" w:author="Luis Adrian Benavidez" w:date="2018-10-22T12:16:00Z">
        <w:r w:rsidDel="00A41D31">
          <w:rPr>
            <w:noProof/>
          </w:rPr>
          <w:delText>7. Detalle de la solución Propuesta</w:delText>
        </w:r>
        <w:r w:rsidDel="00A41D31">
          <w:rPr>
            <w:noProof/>
          </w:rPr>
          <w:tab/>
          <w:delText>7</w:delText>
        </w:r>
      </w:del>
    </w:p>
    <w:p w14:paraId="13A56CCA" w14:textId="77777777" w:rsidR="00D42F05" w:rsidDel="00A41D31" w:rsidRDefault="00D42F05">
      <w:pPr>
        <w:pStyle w:val="TDC2"/>
        <w:rPr>
          <w:del w:id="15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52" w:author="Luis Adrian Benavidez" w:date="2018-10-22T12:16:00Z">
        <w:r w:rsidRPr="003729F4" w:rsidDel="00A41D31">
          <w:rPr>
            <w:bCs/>
            <w:i/>
            <w:iCs/>
            <w:noProof/>
          </w:rPr>
          <w:delText>A) DETECTAR y LEER MENSAJE</w:delText>
        </w:r>
        <w:r w:rsidDel="00A41D31">
          <w:rPr>
            <w:noProof/>
          </w:rPr>
          <w:tab/>
          <w:delText>7</w:delText>
        </w:r>
      </w:del>
    </w:p>
    <w:p w14:paraId="4C4B4724" w14:textId="77777777" w:rsidR="00D42F05" w:rsidDel="00A41D31" w:rsidRDefault="00D42F05">
      <w:pPr>
        <w:pStyle w:val="TDC2"/>
        <w:rPr>
          <w:del w:id="15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54" w:author="Luis Adrian Benavidez" w:date="2018-10-22T12:16:00Z">
        <w:r w:rsidRPr="003729F4" w:rsidDel="00A41D31">
          <w:rPr>
            <w:bCs/>
            <w:i/>
            <w:iCs/>
            <w:noProof/>
          </w:rPr>
          <w:delText>B) VALIDACIONES</w:delText>
        </w:r>
        <w:r w:rsidDel="00A41D31">
          <w:rPr>
            <w:noProof/>
          </w:rPr>
          <w:tab/>
          <w:delText>9</w:delText>
        </w:r>
      </w:del>
    </w:p>
    <w:p w14:paraId="7EF50E09" w14:textId="77777777" w:rsidR="00D42F05" w:rsidDel="00A41D31" w:rsidRDefault="00D42F05">
      <w:pPr>
        <w:pStyle w:val="TDC2"/>
        <w:rPr>
          <w:del w:id="155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56" w:author="Luis Adrian Benavidez" w:date="2018-10-22T12:16:00Z">
        <w:r w:rsidRPr="003729F4" w:rsidDel="00A41D31">
          <w:rPr>
            <w:bCs/>
            <w:i/>
            <w:iCs/>
            <w:noProof/>
          </w:rPr>
          <w:delText>C) APLICAR FORMATO PARA ENTIDAD</w:delText>
        </w:r>
        <w:r w:rsidDel="00A41D31">
          <w:rPr>
            <w:noProof/>
          </w:rPr>
          <w:tab/>
          <w:delText>9</w:delText>
        </w:r>
      </w:del>
    </w:p>
    <w:p w14:paraId="1A2866EF" w14:textId="77777777" w:rsidR="00D42F05" w:rsidDel="00A41D31" w:rsidRDefault="00D42F05">
      <w:pPr>
        <w:pStyle w:val="TDC2"/>
        <w:rPr>
          <w:del w:id="15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58" w:author="Luis Adrian Benavidez" w:date="2018-10-22T12:16:00Z">
        <w:r w:rsidRPr="003729F4" w:rsidDel="00A41D31">
          <w:rPr>
            <w:bCs/>
            <w:i/>
            <w:iCs/>
            <w:noProof/>
            <w:color w:val="000000"/>
          </w:rPr>
          <w:delText>D) GENERAR ARCHIVOS PARA ENTIDAD</w:delText>
        </w:r>
        <w:r w:rsidDel="00A41D31">
          <w:rPr>
            <w:noProof/>
          </w:rPr>
          <w:tab/>
          <w:delText>10</w:delText>
        </w:r>
      </w:del>
    </w:p>
    <w:p w14:paraId="1B019573" w14:textId="77777777" w:rsidR="00D42F05" w:rsidDel="00A41D31" w:rsidRDefault="00D42F05">
      <w:pPr>
        <w:pStyle w:val="TDC2"/>
        <w:rPr>
          <w:del w:id="15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60" w:author="Luis Adrian Benavidez" w:date="2018-10-22T12:16:00Z">
        <w:r w:rsidRPr="003729F4" w:rsidDel="00A41D31">
          <w:rPr>
            <w:bCs/>
            <w:i/>
            <w:iCs/>
            <w:noProof/>
          </w:rPr>
          <w:delText>E) NOTIFICAR PROCESO FINALIZADO</w:delText>
        </w:r>
        <w:r w:rsidDel="00A41D31">
          <w:rPr>
            <w:noProof/>
          </w:rPr>
          <w:tab/>
          <w:delText>10</w:delText>
        </w:r>
      </w:del>
    </w:p>
    <w:p w14:paraId="26CF2037" w14:textId="77777777" w:rsidR="00D42F05" w:rsidDel="00A41D31" w:rsidRDefault="00D42F05">
      <w:pPr>
        <w:pStyle w:val="TDC1"/>
        <w:tabs>
          <w:tab w:val="left" w:pos="432"/>
        </w:tabs>
        <w:rPr>
          <w:del w:id="16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62" w:author="Luis Adrian Benavidez" w:date="2018-10-22T12:16:00Z">
        <w:r w:rsidDel="00A41D31">
          <w:rPr>
            <w:noProof/>
          </w:rPr>
          <w:delText>8.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DISEÑO DE LA INTEGRACIÓN</w:delText>
        </w:r>
        <w:r w:rsidDel="00A41D31">
          <w:rPr>
            <w:noProof/>
          </w:rPr>
          <w:tab/>
          <w:delText>11</w:delText>
        </w:r>
      </w:del>
    </w:p>
    <w:p w14:paraId="7313A3BC" w14:textId="77777777" w:rsidR="00D42F05" w:rsidDel="00A41D31" w:rsidRDefault="00D42F05">
      <w:pPr>
        <w:pStyle w:val="TDC2"/>
        <w:tabs>
          <w:tab w:val="left" w:pos="1000"/>
        </w:tabs>
        <w:rPr>
          <w:del w:id="16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64" w:author="Luis Adrian Benavidez" w:date="2018-10-22T12:16:00Z">
        <w:r w:rsidDel="00A41D31">
          <w:rPr>
            <w:noProof/>
          </w:rPr>
          <w:delText>8.1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Esquemas de Carpeta de FTP</w:delText>
        </w:r>
        <w:r w:rsidDel="00A41D31">
          <w:rPr>
            <w:noProof/>
          </w:rPr>
          <w:tab/>
          <w:delText>11</w:delText>
        </w:r>
      </w:del>
    </w:p>
    <w:p w14:paraId="537D679F" w14:textId="77777777" w:rsidR="00D42F05" w:rsidDel="00A41D31" w:rsidRDefault="00D42F05">
      <w:pPr>
        <w:pStyle w:val="TDC2"/>
        <w:tabs>
          <w:tab w:val="left" w:pos="1000"/>
        </w:tabs>
        <w:rPr>
          <w:del w:id="165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66" w:author="Luis Adrian Benavidez" w:date="2018-10-22T12:16:00Z">
        <w:r w:rsidDel="00A41D31">
          <w:rPr>
            <w:noProof/>
          </w:rPr>
          <w:delText>8.2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Diagrama de secuencia:</w:delText>
        </w:r>
        <w:r w:rsidDel="00A41D31">
          <w:rPr>
            <w:noProof/>
          </w:rPr>
          <w:tab/>
          <w:delText>11</w:delText>
        </w:r>
      </w:del>
    </w:p>
    <w:p w14:paraId="0CFD1036" w14:textId="77777777" w:rsidR="00D42F05" w:rsidDel="00A41D31" w:rsidRDefault="00D42F05">
      <w:pPr>
        <w:pStyle w:val="TDC2"/>
        <w:tabs>
          <w:tab w:val="left" w:pos="1000"/>
        </w:tabs>
        <w:rPr>
          <w:del w:id="16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68" w:author="Luis Adrian Benavidez" w:date="2018-10-22T12:16:00Z">
        <w:r w:rsidDel="00A41D31">
          <w:rPr>
            <w:noProof/>
          </w:rPr>
          <w:delText>8.3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Secuencia lógica de proceso</w:delText>
        </w:r>
        <w:r w:rsidDel="00A41D31">
          <w:rPr>
            <w:noProof/>
          </w:rPr>
          <w:tab/>
          <w:delText>11</w:delText>
        </w:r>
      </w:del>
    </w:p>
    <w:p w14:paraId="6363AC1A" w14:textId="77777777" w:rsidR="00D42F05" w:rsidDel="00A41D31" w:rsidRDefault="00D42F05">
      <w:pPr>
        <w:pStyle w:val="TDC1"/>
        <w:tabs>
          <w:tab w:val="left" w:pos="432"/>
        </w:tabs>
        <w:rPr>
          <w:del w:id="16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70" w:author="Luis Adrian Benavidez" w:date="2018-10-22T12:16:00Z">
        <w:r w:rsidDel="00A41D31">
          <w:rPr>
            <w:noProof/>
          </w:rPr>
          <w:delText>9.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DATOS DE PRUEBA</w:delText>
        </w:r>
        <w:r w:rsidDel="00A41D31">
          <w:rPr>
            <w:noProof/>
          </w:rPr>
          <w:tab/>
          <w:delText>11</w:delText>
        </w:r>
      </w:del>
    </w:p>
    <w:p w14:paraId="01CE3C0A" w14:textId="77777777" w:rsidR="00D42F05" w:rsidDel="00A41D31" w:rsidRDefault="00D42F05">
      <w:pPr>
        <w:pStyle w:val="TDC2"/>
        <w:tabs>
          <w:tab w:val="left" w:pos="1000"/>
        </w:tabs>
        <w:rPr>
          <w:del w:id="17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72" w:author="Luis Adrian Benavidez" w:date="2018-10-22T12:16:00Z">
        <w:r w:rsidDel="00A41D31">
          <w:rPr>
            <w:noProof/>
          </w:rPr>
          <w:delText>9.1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Caso Exitoso</w:delText>
        </w:r>
        <w:r w:rsidDel="00A41D31">
          <w:rPr>
            <w:noProof/>
          </w:rPr>
          <w:tab/>
          <w:delText>11</w:delText>
        </w:r>
      </w:del>
    </w:p>
    <w:p w14:paraId="5FE1EFE6" w14:textId="77777777" w:rsidR="00D42F05" w:rsidDel="00A41D31" w:rsidRDefault="00D42F05">
      <w:pPr>
        <w:pStyle w:val="TDC3"/>
        <w:rPr>
          <w:del w:id="17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74" w:author="Luis Adrian Benavidez" w:date="2018-10-22T12:16:00Z">
        <w:r w:rsidDel="00A41D31">
          <w:rPr>
            <w:noProof/>
          </w:rPr>
          <w:delText>9.1.1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Request/s</w:delText>
        </w:r>
        <w:r w:rsidDel="00A41D31">
          <w:rPr>
            <w:noProof/>
          </w:rPr>
          <w:tab/>
          <w:delText>11</w:delText>
        </w:r>
      </w:del>
    </w:p>
    <w:p w14:paraId="79BD2119" w14:textId="77777777" w:rsidR="00D42F05" w:rsidDel="00A41D31" w:rsidRDefault="00D42F05">
      <w:pPr>
        <w:pStyle w:val="TDC3"/>
        <w:rPr>
          <w:del w:id="175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76" w:author="Luis Adrian Benavidez" w:date="2018-10-22T12:16:00Z">
        <w:r w:rsidDel="00A41D31">
          <w:rPr>
            <w:noProof/>
          </w:rPr>
          <w:delText>9.1.2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Response/s</w:delText>
        </w:r>
        <w:r w:rsidDel="00A41D31">
          <w:rPr>
            <w:noProof/>
          </w:rPr>
          <w:tab/>
          <w:delText>11</w:delText>
        </w:r>
      </w:del>
    </w:p>
    <w:p w14:paraId="67ABA50E" w14:textId="77777777" w:rsidR="00D42F05" w:rsidDel="00A41D31" w:rsidRDefault="00D42F05">
      <w:pPr>
        <w:pStyle w:val="TDC2"/>
        <w:tabs>
          <w:tab w:val="left" w:pos="1000"/>
        </w:tabs>
        <w:rPr>
          <w:del w:id="17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78" w:author="Luis Adrian Benavidez" w:date="2018-10-22T12:16:00Z">
        <w:r w:rsidDel="00A41D31">
          <w:rPr>
            <w:noProof/>
          </w:rPr>
          <w:delText>9.2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Caso de Error</w:delText>
        </w:r>
        <w:r w:rsidDel="00A41D31">
          <w:rPr>
            <w:noProof/>
          </w:rPr>
          <w:tab/>
          <w:delText>11</w:delText>
        </w:r>
      </w:del>
    </w:p>
    <w:p w14:paraId="3EE7F65C" w14:textId="77777777" w:rsidR="00D42F05" w:rsidDel="00A41D31" w:rsidRDefault="00D42F05">
      <w:pPr>
        <w:pStyle w:val="TDC3"/>
        <w:rPr>
          <w:del w:id="17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80" w:author="Luis Adrian Benavidez" w:date="2018-10-22T12:16:00Z">
        <w:r w:rsidDel="00A41D31">
          <w:rPr>
            <w:noProof/>
          </w:rPr>
          <w:delText>9.2.1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Request/s</w:delText>
        </w:r>
        <w:r w:rsidDel="00A41D31">
          <w:rPr>
            <w:noProof/>
          </w:rPr>
          <w:tab/>
          <w:delText>11</w:delText>
        </w:r>
      </w:del>
    </w:p>
    <w:p w14:paraId="63E2ECF4" w14:textId="77777777" w:rsidR="00D42F05" w:rsidDel="00A41D31" w:rsidRDefault="00D42F05">
      <w:pPr>
        <w:pStyle w:val="TDC3"/>
        <w:rPr>
          <w:del w:id="18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82" w:author="Luis Adrian Benavidez" w:date="2018-10-22T12:16:00Z">
        <w:r w:rsidDel="00A41D31">
          <w:rPr>
            <w:noProof/>
          </w:rPr>
          <w:delText>9.2.2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Response/s</w:delText>
        </w:r>
        <w:r w:rsidDel="00A41D31">
          <w:rPr>
            <w:noProof/>
          </w:rPr>
          <w:tab/>
          <w:delText>11</w:delText>
        </w:r>
      </w:del>
    </w:p>
    <w:p w14:paraId="13A93C10" w14:textId="77777777" w:rsidR="00D42F05" w:rsidDel="00A41D31" w:rsidRDefault="00D42F05">
      <w:pPr>
        <w:pStyle w:val="TDC1"/>
        <w:tabs>
          <w:tab w:val="left" w:pos="864"/>
        </w:tabs>
        <w:rPr>
          <w:del w:id="18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84" w:author="Luis Adrian Benavidez" w:date="2018-10-22T12:16:00Z">
        <w:r w:rsidDel="00A41D31">
          <w:rPr>
            <w:noProof/>
          </w:rPr>
          <w:delText>10.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REQUERIMIENTOS NO FUNCIONALES</w:delText>
        </w:r>
        <w:r w:rsidDel="00A41D31">
          <w:rPr>
            <w:noProof/>
          </w:rPr>
          <w:tab/>
          <w:delText>12</w:delText>
        </w:r>
      </w:del>
    </w:p>
    <w:p w14:paraId="5E71E91C" w14:textId="77777777" w:rsidR="00D42F05" w:rsidDel="00A41D31" w:rsidRDefault="00D42F05">
      <w:pPr>
        <w:pStyle w:val="TDC2"/>
        <w:tabs>
          <w:tab w:val="left" w:pos="1200"/>
        </w:tabs>
        <w:rPr>
          <w:del w:id="185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86" w:author="Luis Adrian Benavidez" w:date="2018-10-22T12:16:00Z">
        <w:r w:rsidRPr="003729F4" w:rsidDel="00A41D31">
          <w:rPr>
            <w:i/>
            <w:noProof/>
          </w:rPr>
          <w:delText>10.1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Aspectos de Seguridad</w:delText>
        </w:r>
        <w:r w:rsidDel="00A41D31">
          <w:rPr>
            <w:noProof/>
          </w:rPr>
          <w:tab/>
          <w:delText>12</w:delText>
        </w:r>
      </w:del>
    </w:p>
    <w:p w14:paraId="5308B2F5" w14:textId="77777777" w:rsidR="00D42F05" w:rsidDel="00A41D31" w:rsidRDefault="00D42F05">
      <w:pPr>
        <w:pStyle w:val="TDC2"/>
        <w:tabs>
          <w:tab w:val="left" w:pos="1200"/>
        </w:tabs>
        <w:rPr>
          <w:del w:id="18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88" w:author="Luis Adrian Benavidez" w:date="2018-10-22T12:16:00Z">
        <w:r w:rsidRPr="003729F4" w:rsidDel="00A41D31">
          <w:rPr>
            <w:i/>
            <w:noProof/>
          </w:rPr>
          <w:delText>10.2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Nivel de Servicio Esperado</w:delText>
        </w:r>
        <w:r w:rsidDel="00A41D31">
          <w:rPr>
            <w:noProof/>
          </w:rPr>
          <w:tab/>
          <w:delText>12</w:delText>
        </w:r>
      </w:del>
    </w:p>
    <w:p w14:paraId="0FC64E67" w14:textId="77777777" w:rsidR="00D42F05" w:rsidDel="00A41D31" w:rsidRDefault="00D42F05">
      <w:pPr>
        <w:pStyle w:val="TDC2"/>
        <w:tabs>
          <w:tab w:val="left" w:pos="1200"/>
        </w:tabs>
        <w:rPr>
          <w:del w:id="18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90" w:author="Luis Adrian Benavidez" w:date="2018-10-22T12:16:00Z">
        <w:r w:rsidRPr="003729F4" w:rsidDel="00A41D31">
          <w:rPr>
            <w:i/>
            <w:noProof/>
          </w:rPr>
          <w:delText>10.3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Manejo de errores</w:delText>
        </w:r>
        <w:r w:rsidDel="00A41D31">
          <w:rPr>
            <w:noProof/>
          </w:rPr>
          <w:tab/>
          <w:delText>12</w:delText>
        </w:r>
      </w:del>
    </w:p>
    <w:p w14:paraId="45BA8063" w14:textId="77777777" w:rsidR="00D42F05" w:rsidDel="00A41D31" w:rsidRDefault="00D42F05">
      <w:pPr>
        <w:pStyle w:val="TDC2"/>
        <w:tabs>
          <w:tab w:val="left" w:pos="1200"/>
        </w:tabs>
        <w:rPr>
          <w:del w:id="19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92" w:author="Luis Adrian Benavidez" w:date="2018-10-22T12:16:00Z">
        <w:r w:rsidRPr="003729F4" w:rsidDel="00A41D31">
          <w:rPr>
            <w:i/>
            <w:noProof/>
          </w:rPr>
          <w:delText>10.4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Necesidad de reversa</w:delText>
        </w:r>
        <w:r w:rsidDel="00A41D31">
          <w:rPr>
            <w:noProof/>
          </w:rPr>
          <w:tab/>
          <w:delText>12</w:delText>
        </w:r>
      </w:del>
    </w:p>
    <w:p w14:paraId="1EDC2DEF" w14:textId="77777777" w:rsidR="00D42F05" w:rsidDel="00A41D31" w:rsidRDefault="00D42F05">
      <w:pPr>
        <w:pStyle w:val="TDC2"/>
        <w:tabs>
          <w:tab w:val="left" w:pos="1200"/>
        </w:tabs>
        <w:rPr>
          <w:del w:id="19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94" w:author="Luis Adrian Benavidez" w:date="2018-10-22T12:16:00Z">
        <w:r w:rsidRPr="003729F4" w:rsidDel="00A41D31">
          <w:rPr>
            <w:i/>
            <w:noProof/>
          </w:rPr>
          <w:delText>10.5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Dependencias</w:delText>
        </w:r>
        <w:r w:rsidDel="00A41D31">
          <w:rPr>
            <w:noProof/>
          </w:rPr>
          <w:tab/>
          <w:delText>12</w:delText>
        </w:r>
      </w:del>
    </w:p>
    <w:p w14:paraId="7FDAE6BD" w14:textId="77777777" w:rsidR="00D42F05" w:rsidDel="00A41D31" w:rsidRDefault="00D42F05">
      <w:pPr>
        <w:pStyle w:val="TDC2"/>
        <w:tabs>
          <w:tab w:val="left" w:pos="1200"/>
        </w:tabs>
        <w:rPr>
          <w:del w:id="195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96" w:author="Luis Adrian Benavidez" w:date="2018-10-22T12:16:00Z">
        <w:r w:rsidRPr="003729F4" w:rsidDel="00A41D31">
          <w:rPr>
            <w:i/>
            <w:noProof/>
          </w:rPr>
          <w:delText>10.6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3729F4" w:rsidDel="00A41D31">
          <w:rPr>
            <w:i/>
            <w:noProof/>
          </w:rPr>
          <w:delText>Concurrencia</w:delText>
        </w:r>
        <w:r w:rsidDel="00A41D31">
          <w:rPr>
            <w:noProof/>
          </w:rPr>
          <w:tab/>
          <w:delText>12</w:delText>
        </w:r>
      </w:del>
    </w:p>
    <w:p w14:paraId="0BD2D45A" w14:textId="77777777" w:rsidR="00D42F05" w:rsidDel="00A41D31" w:rsidRDefault="00D42F05">
      <w:pPr>
        <w:pStyle w:val="TDC1"/>
        <w:tabs>
          <w:tab w:val="left" w:pos="864"/>
        </w:tabs>
        <w:rPr>
          <w:del w:id="19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198" w:author="Luis Adrian Benavidez" w:date="2018-10-22T12:16:00Z">
        <w:r w:rsidDel="00A41D31">
          <w:rPr>
            <w:noProof/>
          </w:rPr>
          <w:delText>11.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PENDIENTES</w:delText>
        </w:r>
        <w:r w:rsidDel="00A41D31">
          <w:rPr>
            <w:noProof/>
          </w:rPr>
          <w:tab/>
          <w:delText>12</w:delText>
        </w:r>
      </w:del>
    </w:p>
    <w:p w14:paraId="3229458E" w14:textId="77777777" w:rsidR="00D42F05" w:rsidDel="00A41D31" w:rsidRDefault="00D42F05">
      <w:pPr>
        <w:pStyle w:val="TDC1"/>
        <w:tabs>
          <w:tab w:val="left" w:pos="864"/>
        </w:tabs>
        <w:rPr>
          <w:del w:id="199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200" w:author="Luis Adrian Benavidez" w:date="2018-10-22T12:16:00Z">
        <w:r w:rsidDel="00A41D31">
          <w:rPr>
            <w:noProof/>
          </w:rPr>
          <w:delText>12.</w:delText>
        </w:r>
        <w:r w:rsidDel="00A41D31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Del="00A41D31">
          <w:rPr>
            <w:noProof/>
          </w:rPr>
          <w:delText>SUPUESTOS</w:delText>
        </w:r>
        <w:r w:rsidDel="00A41D31">
          <w:rPr>
            <w:noProof/>
          </w:rPr>
          <w:tab/>
          <w:delText>12</w:delText>
        </w:r>
      </w:del>
    </w:p>
    <w:p w14:paraId="745E2FA6" w14:textId="77777777" w:rsidR="00D42F05" w:rsidDel="00A41D31" w:rsidRDefault="00D42F05">
      <w:pPr>
        <w:pStyle w:val="TDC1"/>
        <w:rPr>
          <w:del w:id="201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202" w:author="Luis Adrian Benavidez" w:date="2018-10-22T12:16:00Z">
        <w:r w:rsidDel="00A41D31">
          <w:rPr>
            <w:noProof/>
          </w:rPr>
          <w:delText>A) APÉNDICE</w:delText>
        </w:r>
        <w:r w:rsidDel="00A41D31">
          <w:rPr>
            <w:noProof/>
          </w:rPr>
          <w:tab/>
          <w:delText>13</w:delText>
        </w:r>
      </w:del>
    </w:p>
    <w:p w14:paraId="5C56F60E" w14:textId="77777777" w:rsidR="00D42F05" w:rsidDel="00A41D31" w:rsidRDefault="00D42F05">
      <w:pPr>
        <w:pStyle w:val="TDC3"/>
        <w:rPr>
          <w:del w:id="203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204" w:author="Luis Adrian Benavidez" w:date="2018-10-22T12:16:00Z">
        <w:r w:rsidDel="00A41D31">
          <w:rPr>
            <w:noProof/>
          </w:rPr>
          <w:delText>A.1 Glosario</w:delText>
        </w:r>
        <w:r w:rsidDel="00A41D31">
          <w:rPr>
            <w:noProof/>
          </w:rPr>
          <w:tab/>
          <w:delText>13</w:delText>
        </w:r>
      </w:del>
    </w:p>
    <w:p w14:paraId="0F2A4F94" w14:textId="77777777" w:rsidR="000021AD" w:rsidDel="00A41D31" w:rsidRDefault="00D42F05">
      <w:pPr>
        <w:pStyle w:val="TDC3"/>
        <w:rPr>
          <w:del w:id="205" w:author="Luis Adrian Benavidez" w:date="2018-10-22T12:16:00Z"/>
          <w:noProof/>
          <w:lang w:val="es-ES"/>
        </w:rPr>
      </w:pPr>
      <w:del w:id="206" w:author="Luis Adrian Benavidez" w:date="2018-10-22T12:16:00Z">
        <w:r w:rsidRPr="003729F4" w:rsidDel="00A41D31">
          <w:rPr>
            <w:noProof/>
            <w:lang w:val="es-ES"/>
          </w:rPr>
          <w:delText>A.2 Taxonomía</w:delText>
        </w:r>
        <w:r w:rsidR="00F532EB" w:rsidDel="00A41D31">
          <w:rPr>
            <w:noProof/>
            <w:lang w:val="es-ES"/>
          </w:rPr>
          <w:tab/>
        </w:r>
      </w:del>
    </w:p>
    <w:p w14:paraId="653BA818" w14:textId="77777777" w:rsidR="00D42F05" w:rsidDel="00A41D31" w:rsidRDefault="000021AD">
      <w:pPr>
        <w:pStyle w:val="TDC3"/>
        <w:rPr>
          <w:del w:id="207" w:author="Luis Adrian Benavidez" w:date="2018-10-22T12:16:00Z"/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del w:id="208" w:author="Luis Adrian Benavidez" w:date="2018-10-22T12:16:00Z">
        <w:r w:rsidDel="00A41D31">
          <w:rPr>
            <w:noProof/>
            <w:lang w:val="es-ES"/>
          </w:rPr>
          <w:delText>A.3 Rutina Código de Barras</w:delText>
        </w:r>
      </w:del>
    </w:p>
    <w:p w14:paraId="3CAC9DED" w14:textId="77777777" w:rsidR="00BA2640" w:rsidRPr="00396A72" w:rsidRDefault="00457199" w:rsidP="00032EC0">
      <w:pPr>
        <w:pStyle w:val="Ttulo1"/>
        <w:numPr>
          <w:ilvl w:val="0"/>
          <w:numId w:val="0"/>
        </w:numPr>
        <w:jc w:val="center"/>
      </w:pPr>
      <w:r w:rsidRPr="00396A72">
        <w:rPr>
          <w:rFonts w:cs="Arial"/>
          <w:b w:val="0"/>
          <w:szCs w:val="22"/>
        </w:rPr>
        <w:fldChar w:fldCharType="end"/>
      </w:r>
      <w:r w:rsidR="00CF7B8B" w:rsidRPr="00396A72">
        <w:rPr>
          <w:rFonts w:cs="Arial"/>
          <w:szCs w:val="22"/>
        </w:rPr>
        <w:br w:type="page"/>
      </w:r>
      <w:bookmarkStart w:id="209" w:name="_Toc1655858"/>
      <w:bookmarkStart w:id="210" w:name="_Toc436203377"/>
      <w:bookmarkStart w:id="211" w:name="_Toc452813577"/>
      <w:r w:rsidR="00540BF6" w:rsidRPr="00396A72">
        <w:lastRenderedPageBreak/>
        <w:t>HISTORIAL DE REVISIONES DEL DOCUMENTO</w:t>
      </w:r>
      <w:bookmarkEnd w:id="209"/>
    </w:p>
    <w:p w14:paraId="45335494" w14:textId="77777777" w:rsidR="00BA2640" w:rsidRPr="00396A72" w:rsidRDefault="00BA2640" w:rsidP="00BA264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212" w:author="Luis Adrian Benavidez [2]" w:date="2020-04-28T14:52:00Z"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217"/>
        <w:gridCol w:w="1046"/>
        <w:gridCol w:w="5103"/>
        <w:gridCol w:w="1651"/>
        <w:tblGridChange w:id="213">
          <w:tblGrid>
            <w:gridCol w:w="1217"/>
            <w:gridCol w:w="324"/>
            <w:gridCol w:w="722"/>
            <w:gridCol w:w="527"/>
            <w:gridCol w:w="3961"/>
            <w:gridCol w:w="615"/>
            <w:gridCol w:w="1651"/>
          </w:tblGrid>
        </w:tblGridChange>
      </w:tblGrid>
      <w:tr w:rsidR="00660B64" w:rsidRPr="00396A72" w14:paraId="4ACC791D" w14:textId="77777777" w:rsidTr="00582FEC">
        <w:trPr>
          <w:cantSplit/>
          <w:trHeight w:val="386"/>
          <w:jc w:val="center"/>
          <w:trPrChange w:id="214" w:author="Luis Adrian Benavidez [2]" w:date="2020-04-28T14:52:00Z">
            <w:trPr>
              <w:cantSplit/>
              <w:trHeight w:val="386"/>
              <w:jc w:val="center"/>
            </w:trPr>
          </w:trPrChange>
        </w:trPr>
        <w:tc>
          <w:tcPr>
            <w:tcW w:w="1217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15" w:author="Luis Adrian Benavidez [2]" w:date="2020-04-28T14:52:00Z">
              <w:tcPr>
                <w:tcW w:w="1541" w:type="dxa"/>
                <w:gridSpan w:val="2"/>
                <w:shd w:val="clear" w:color="auto" w:fill="DBE5F1" w:themeFill="accent1" w:themeFillTint="33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5D40968B" w14:textId="77777777" w:rsidR="00660B64" w:rsidRPr="00396A72" w:rsidRDefault="00660B64" w:rsidP="0009236C">
            <w:pPr>
              <w:pStyle w:val="NormalWebCODE"/>
              <w:jc w:val="center"/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</w:pPr>
            <w:r w:rsidRPr="00396A72"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  <w:t>Fecha</w:t>
            </w:r>
          </w:p>
        </w:tc>
        <w:tc>
          <w:tcPr>
            <w:tcW w:w="1046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16" w:author="Luis Adrian Benavidez [2]" w:date="2020-04-28T14:52:00Z">
              <w:tcPr>
                <w:tcW w:w="1249" w:type="dxa"/>
                <w:gridSpan w:val="2"/>
                <w:shd w:val="clear" w:color="auto" w:fill="DBE5F1" w:themeFill="accent1" w:themeFillTint="33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11DC381A" w14:textId="77777777" w:rsidR="00660B64" w:rsidRPr="00396A72" w:rsidRDefault="00660B64" w:rsidP="00660B64">
            <w:pPr>
              <w:pStyle w:val="NormalWebCODE"/>
              <w:jc w:val="center"/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</w:pPr>
            <w:r w:rsidRPr="00396A72"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  <w:t xml:space="preserve">Versión </w:t>
            </w:r>
          </w:p>
        </w:tc>
        <w:tc>
          <w:tcPr>
            <w:tcW w:w="5103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17" w:author="Luis Adrian Benavidez [2]" w:date="2020-04-28T14:52:00Z">
              <w:tcPr>
                <w:tcW w:w="3961" w:type="dxa"/>
                <w:shd w:val="clear" w:color="auto" w:fill="DBE5F1" w:themeFill="accent1" w:themeFillTint="33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4860FC9C" w14:textId="77777777" w:rsidR="00660B64" w:rsidRPr="00396A72" w:rsidRDefault="00660B64" w:rsidP="00660B64">
            <w:pPr>
              <w:pStyle w:val="NormalWebCODE"/>
              <w:jc w:val="center"/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</w:pPr>
            <w:r w:rsidRPr="00396A72"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  <w:t>Descripción</w:t>
            </w:r>
          </w:p>
        </w:tc>
        <w:tc>
          <w:tcPr>
            <w:tcW w:w="1651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18" w:author="Luis Adrian Benavidez [2]" w:date="2020-04-28T14:52:00Z">
              <w:tcPr>
                <w:tcW w:w="2266" w:type="dxa"/>
                <w:gridSpan w:val="2"/>
                <w:shd w:val="clear" w:color="auto" w:fill="DBE5F1" w:themeFill="accent1" w:themeFillTint="33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4BC7CB3B" w14:textId="77777777" w:rsidR="00660B64" w:rsidRPr="00396A72" w:rsidRDefault="00660B64" w:rsidP="00660B64">
            <w:pPr>
              <w:pStyle w:val="NormalWebCODE"/>
              <w:jc w:val="center"/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</w:pPr>
            <w:r w:rsidRPr="00396A72">
              <w:rPr>
                <w:rFonts w:ascii="Arial" w:hAnsi="Arial" w:cs="Arial"/>
                <w:b/>
                <w:i/>
                <w:sz w:val="22"/>
                <w:szCs w:val="22"/>
                <w:lang w:val="es-AR"/>
              </w:rPr>
              <w:t>Autor</w:t>
            </w:r>
          </w:p>
        </w:tc>
      </w:tr>
      <w:tr w:rsidR="003F64E4" w:rsidRPr="00396A72" w14:paraId="33CFE483" w14:textId="77777777" w:rsidTr="00582FEC">
        <w:trPr>
          <w:cantSplit/>
          <w:jc w:val="center"/>
          <w:trPrChange w:id="219" w:author="Luis Adrian Benavidez [2]" w:date="2020-04-28T14:52:00Z">
            <w:trPr>
              <w:cantSplit/>
              <w:jc w:val="center"/>
            </w:trPr>
          </w:trPrChange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20" w:author="Luis Adrian Benavidez [2]" w:date="2020-04-28T14:52:00Z">
              <w:tcPr>
                <w:tcW w:w="1541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214F2FD8" w14:textId="77777777" w:rsidR="003F64E4" w:rsidRPr="00396A72" w:rsidRDefault="00D93DB9" w:rsidP="009E616E">
            <w:pPr>
              <w:pStyle w:val="NormalWebCODE"/>
              <w:jc w:val="center"/>
              <w:rPr>
                <w:rFonts w:ascii="Times New Roman" w:hAnsi="Times New Roman"/>
                <w:sz w:val="22"/>
                <w:szCs w:val="22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11</w:t>
            </w:r>
            <w:r w:rsidR="00C20F9D">
              <w:rPr>
                <w:rFonts w:ascii="Arial" w:hAnsi="Arial" w:cs="Arial"/>
                <w:sz w:val="20"/>
                <w:szCs w:val="20"/>
                <w:lang w:val="es-AR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val="es-AR"/>
              </w:rPr>
              <w:t>06</w:t>
            </w:r>
            <w:r w:rsidR="00C20F9D">
              <w:rPr>
                <w:rFonts w:ascii="Arial" w:hAnsi="Arial" w:cs="Arial"/>
                <w:sz w:val="20"/>
                <w:szCs w:val="20"/>
                <w:lang w:val="es-AR"/>
              </w:rPr>
              <w:t>/2018</w:t>
            </w:r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21" w:author="Luis Adrian Benavidez [2]" w:date="2020-04-28T14:52:00Z">
              <w:tcPr>
                <w:tcW w:w="1249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75EB30EE" w14:textId="77777777" w:rsidR="003F64E4" w:rsidRPr="00396A72" w:rsidRDefault="00C20F9D" w:rsidP="0009236C">
            <w:pPr>
              <w:pStyle w:val="tabletext0"/>
              <w:jc w:val="center"/>
              <w:rPr>
                <w:bCs/>
                <w:szCs w:val="22"/>
                <w:lang w:val="es-AR"/>
              </w:rPr>
            </w:pPr>
            <w:r>
              <w:rPr>
                <w:bCs/>
                <w:szCs w:val="22"/>
                <w:lang w:val="es-AR"/>
              </w:rPr>
              <w:t>1.0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22" w:author="Luis Adrian Benavidez [2]" w:date="2020-04-28T14:52:00Z">
              <w:tcPr>
                <w:tcW w:w="3961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5AC114E4" w14:textId="77777777" w:rsidR="003F64E4" w:rsidRPr="00396A72" w:rsidRDefault="00C20F9D" w:rsidP="00E15F4E">
            <w:pPr>
              <w:pStyle w:val="tabletext0"/>
              <w:rPr>
                <w:rFonts w:cs="Arial"/>
                <w:bCs/>
                <w:lang w:val="es-AR"/>
              </w:rPr>
            </w:pPr>
            <w:r>
              <w:rPr>
                <w:rFonts w:cs="Arial"/>
                <w:bCs/>
                <w:lang w:val="es-AR"/>
              </w:rPr>
              <w:t>Inicial</w:t>
            </w:r>
            <w:r w:rsidR="006C4B04" w:rsidRPr="00396A72">
              <w:rPr>
                <w:rFonts w:cs="Arial"/>
                <w:bCs/>
                <w:lang w:val="es-AR"/>
              </w:rPr>
              <w:t xml:space="preserve"> </w:t>
            </w:r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23" w:author="Luis Adrian Benavidez [2]" w:date="2020-04-28T14:52:00Z">
              <w:tcPr>
                <w:tcW w:w="2266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3C4B678A" w14:textId="77777777" w:rsidR="003F64E4" w:rsidRPr="00396A72" w:rsidRDefault="00D93DB9" w:rsidP="00E15F4E">
            <w:pPr>
              <w:pStyle w:val="tabletext0"/>
              <w:jc w:val="center"/>
              <w:rPr>
                <w:rFonts w:cs="Arial"/>
                <w:bCs/>
                <w:lang w:val="es-AR"/>
              </w:rPr>
            </w:pPr>
            <w:r>
              <w:rPr>
                <w:rFonts w:cs="Arial"/>
                <w:bCs/>
                <w:lang w:val="es-AR"/>
              </w:rPr>
              <w:t>Federico Batavia</w:t>
            </w:r>
          </w:p>
        </w:tc>
      </w:tr>
      <w:tr w:rsidR="009239F1" w:rsidRPr="00396A72" w14:paraId="54745095" w14:textId="77777777" w:rsidTr="00582FEC">
        <w:trPr>
          <w:cantSplit/>
          <w:jc w:val="center"/>
          <w:ins w:id="224" w:author="Luis Adrian Benavidez" w:date="2018-10-22T11:51:00Z"/>
          <w:trPrChange w:id="225" w:author="Luis Adrian Benavidez [2]" w:date="2020-04-28T14:52:00Z">
            <w:trPr>
              <w:cantSplit/>
              <w:jc w:val="center"/>
            </w:trPr>
          </w:trPrChange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26" w:author="Luis Adrian Benavidez [2]" w:date="2020-04-28T14:52:00Z">
              <w:tcPr>
                <w:tcW w:w="1541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497E4517" w14:textId="77777777" w:rsidR="009239F1" w:rsidRDefault="009239F1" w:rsidP="009E616E">
            <w:pPr>
              <w:pStyle w:val="NormalWebCODE"/>
              <w:jc w:val="center"/>
              <w:rPr>
                <w:ins w:id="227" w:author="Luis Adrian Benavidez" w:date="2018-10-22T11:51:00Z"/>
                <w:rFonts w:ascii="Arial" w:hAnsi="Arial" w:cs="Arial"/>
                <w:sz w:val="20"/>
                <w:szCs w:val="20"/>
                <w:lang w:val="es-AR"/>
              </w:rPr>
            </w:pPr>
            <w:ins w:id="228" w:author="Luis Adrian Benavidez" w:date="2018-10-22T11:51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19/10/2018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29" w:author="Luis Adrian Benavidez [2]" w:date="2020-04-28T14:52:00Z">
              <w:tcPr>
                <w:tcW w:w="1249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0C2D527C" w14:textId="77777777" w:rsidR="009239F1" w:rsidRDefault="005E3A43" w:rsidP="0009236C">
            <w:pPr>
              <w:pStyle w:val="tabletext0"/>
              <w:jc w:val="center"/>
              <w:rPr>
                <w:ins w:id="230" w:author="Luis Adrian Benavidez" w:date="2018-10-22T11:51:00Z"/>
                <w:bCs/>
                <w:szCs w:val="22"/>
                <w:lang w:val="es-AR"/>
              </w:rPr>
            </w:pPr>
            <w:ins w:id="231" w:author="Luis Adrian Benavidez" w:date="2018-11-14T14:57:00Z">
              <w:r>
                <w:rPr>
                  <w:bCs/>
                  <w:szCs w:val="22"/>
                  <w:lang w:val="es-AR"/>
                </w:rPr>
                <w:t>2.0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32" w:author="Luis Adrian Benavidez [2]" w:date="2020-04-28T14:52:00Z">
              <w:tcPr>
                <w:tcW w:w="3961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41C20B54" w14:textId="77777777" w:rsidR="009239F1" w:rsidRDefault="00092B92" w:rsidP="00E15F4E">
            <w:pPr>
              <w:pStyle w:val="tabletext0"/>
              <w:rPr>
                <w:ins w:id="233" w:author="Luis Adrian Benavidez" w:date="2018-10-22T11:51:00Z"/>
                <w:rFonts w:cs="Arial"/>
                <w:bCs/>
                <w:lang w:val="es-AR"/>
              </w:rPr>
            </w:pPr>
            <w:ins w:id="234" w:author="Luis Adrian Benavidez" w:date="2018-10-23T17:27:00Z">
              <w:r w:rsidRPr="00092B92">
                <w:rPr>
                  <w:rFonts w:cs="Arial"/>
                  <w:bCs/>
                  <w:lang w:val="es-AR"/>
                </w:rPr>
                <w:t>Se agrega el proceso de históricos, se completa la tabla de documentos relacionados, se agrega una validación, link a la notificación de proceso finalizado, link al flujo de error y se agrega especificación en el ítem del formato de la entidad</w:t>
              </w:r>
            </w:ins>
            <w:ins w:id="235" w:author="Luis Adrian Benavidez" w:date="2018-11-11T10:41:00Z">
              <w:r w:rsidR="008B5823">
                <w:rPr>
                  <w:rFonts w:cs="Arial"/>
                  <w:bCs/>
                  <w:lang w:val="es-AR"/>
                </w:rPr>
                <w:t xml:space="preserve">. </w:t>
              </w:r>
              <w:r w:rsidR="008B5823">
                <w:t>Se modifica el mapeo del importe del campo código de barras, el mapeo del Nro de asociado del mismo campo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36" w:author="Luis Adrian Benavidez [2]" w:date="2020-04-28T14:52:00Z">
              <w:tcPr>
                <w:tcW w:w="2266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4C397CC4" w14:textId="77777777" w:rsidR="009239F1" w:rsidRDefault="00092B92" w:rsidP="00E15F4E">
            <w:pPr>
              <w:pStyle w:val="tabletext0"/>
              <w:jc w:val="center"/>
              <w:rPr>
                <w:ins w:id="237" w:author="Luis Adrian Benavidez" w:date="2018-10-22T11:51:00Z"/>
                <w:rFonts w:cs="Arial"/>
                <w:bCs/>
                <w:lang w:val="es-AR"/>
              </w:rPr>
            </w:pPr>
            <w:ins w:id="238" w:author="Luis Adrian Benavidez" w:date="2018-10-23T17:27:00Z">
              <w:r>
                <w:rPr>
                  <w:rFonts w:cs="Arial"/>
                  <w:bCs/>
                  <w:lang w:val="es-AR"/>
                </w:rPr>
                <w:t>Luis Benav</w:t>
              </w:r>
            </w:ins>
            <w:ins w:id="239" w:author="Luis Adrian Benavidez" w:date="2018-10-23T17:28:00Z">
              <w:r>
                <w:rPr>
                  <w:rFonts w:cs="Arial"/>
                  <w:bCs/>
                  <w:lang w:val="es-AR"/>
                </w:rPr>
                <w:t>ídez</w:t>
              </w:r>
            </w:ins>
          </w:p>
        </w:tc>
      </w:tr>
      <w:tr w:rsidR="003D3AB9" w:rsidRPr="00396A72" w14:paraId="35B233C8" w14:textId="77777777" w:rsidTr="00582FEC">
        <w:trPr>
          <w:cantSplit/>
          <w:jc w:val="center"/>
          <w:ins w:id="240" w:author="Luis Adrian Benavidez" w:date="2019-02-21T15:22:00Z"/>
          <w:trPrChange w:id="241" w:author="Luis Adrian Benavidez [2]" w:date="2020-04-28T14:52:00Z">
            <w:trPr>
              <w:cantSplit/>
              <w:jc w:val="center"/>
            </w:trPr>
          </w:trPrChange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42" w:author="Luis Adrian Benavidez [2]" w:date="2020-04-28T14:52:00Z">
              <w:tcPr>
                <w:tcW w:w="1541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0D4434C1" w14:textId="77777777" w:rsidR="003D3AB9" w:rsidRDefault="003D3AB9" w:rsidP="009E616E">
            <w:pPr>
              <w:pStyle w:val="NormalWebCODE"/>
              <w:jc w:val="center"/>
              <w:rPr>
                <w:ins w:id="243" w:author="Luis Adrian Benavidez" w:date="2019-02-21T15:22:00Z"/>
                <w:rFonts w:ascii="Arial" w:hAnsi="Arial" w:cs="Arial"/>
                <w:sz w:val="20"/>
                <w:szCs w:val="20"/>
                <w:lang w:val="es-AR"/>
              </w:rPr>
            </w:pPr>
            <w:ins w:id="244" w:author="Luis Adrian Benavidez" w:date="2019-02-21T15:23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21/02/201</w:t>
              </w:r>
            </w:ins>
            <w:ins w:id="245" w:author="Luis Adrian Benavidez" w:date="2019-02-21T15:39:00Z">
              <w:r w:rsidR="004F3BDE">
                <w:rPr>
                  <w:rFonts w:ascii="Arial" w:hAnsi="Arial" w:cs="Arial"/>
                  <w:sz w:val="20"/>
                  <w:szCs w:val="20"/>
                  <w:lang w:val="es-AR"/>
                </w:rPr>
                <w:t>9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46" w:author="Luis Adrian Benavidez [2]" w:date="2020-04-28T14:52:00Z">
              <w:tcPr>
                <w:tcW w:w="1249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0CA894AD" w14:textId="77777777" w:rsidR="003D3AB9" w:rsidRDefault="003D3AB9" w:rsidP="0009236C">
            <w:pPr>
              <w:pStyle w:val="tabletext0"/>
              <w:jc w:val="center"/>
              <w:rPr>
                <w:ins w:id="247" w:author="Luis Adrian Benavidez" w:date="2019-02-21T15:22:00Z"/>
                <w:bCs/>
                <w:szCs w:val="22"/>
                <w:lang w:val="es-AR"/>
              </w:rPr>
            </w:pPr>
            <w:ins w:id="248" w:author="Luis Adrian Benavidez" w:date="2019-02-21T15:23:00Z">
              <w:r>
                <w:rPr>
                  <w:bCs/>
                  <w:szCs w:val="22"/>
                  <w:lang w:val="es-AR"/>
                </w:rPr>
                <w:t>2.2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49" w:author="Luis Adrian Benavidez [2]" w:date="2020-04-28T14:52:00Z">
              <w:tcPr>
                <w:tcW w:w="3961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3A5C6C0B" w14:textId="77777777" w:rsidR="003D3AB9" w:rsidRPr="00092B92" w:rsidRDefault="003D3AB9" w:rsidP="00E15F4E">
            <w:pPr>
              <w:pStyle w:val="tabletext0"/>
              <w:rPr>
                <w:ins w:id="250" w:author="Luis Adrian Benavidez" w:date="2019-02-21T15:22:00Z"/>
                <w:rFonts w:cs="Arial"/>
                <w:bCs/>
                <w:lang w:val="es-AR"/>
              </w:rPr>
            </w:pPr>
            <w:ins w:id="251" w:author="Luis Adrian Benavidez" w:date="2019-02-21T15:23:00Z">
              <w:r>
                <w:rPr>
                  <w:rFonts w:cs="Arial"/>
                  <w:bCs/>
                  <w:lang w:val="es-AR"/>
                </w:rPr>
                <w:t>Se modificó la lectura de archivos de las carpetas SFTP de SAP con el uso del Dispatcher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52" w:author="Luis Adrian Benavidez [2]" w:date="2020-04-28T14:52:00Z">
              <w:tcPr>
                <w:tcW w:w="2266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06A9A882" w14:textId="77777777" w:rsidR="003D3AB9" w:rsidRDefault="003D3AB9" w:rsidP="00E15F4E">
            <w:pPr>
              <w:pStyle w:val="tabletext0"/>
              <w:jc w:val="center"/>
              <w:rPr>
                <w:ins w:id="253" w:author="Luis Adrian Benavidez" w:date="2019-02-21T15:22:00Z"/>
                <w:rFonts w:cs="Arial"/>
                <w:bCs/>
                <w:lang w:val="es-AR"/>
              </w:rPr>
            </w:pPr>
            <w:ins w:id="254" w:author="Luis Adrian Benavidez" w:date="2019-02-21T15:23:00Z">
              <w:r>
                <w:rPr>
                  <w:rFonts w:cs="Arial"/>
                  <w:bCs/>
                  <w:lang w:val="es-AR"/>
                </w:rPr>
                <w:t>Luis Benavídez</w:t>
              </w:r>
            </w:ins>
          </w:p>
        </w:tc>
      </w:tr>
      <w:tr w:rsidR="00C94507" w:rsidRPr="00396A72" w14:paraId="2BB40983" w14:textId="77777777" w:rsidTr="00582FEC">
        <w:trPr>
          <w:cantSplit/>
          <w:jc w:val="center"/>
          <w:ins w:id="255" w:author="Luis Adrian Benavidez [2]" w:date="2020-04-28T14:27:00Z"/>
          <w:trPrChange w:id="256" w:author="Luis Adrian Benavidez [2]" w:date="2020-04-28T14:52:00Z">
            <w:trPr>
              <w:cantSplit/>
              <w:jc w:val="center"/>
            </w:trPr>
          </w:trPrChange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57" w:author="Luis Adrian Benavidez [2]" w:date="2020-04-28T14:52:00Z">
              <w:tcPr>
                <w:tcW w:w="1541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10794E1C" w14:textId="77777777" w:rsidR="00C94507" w:rsidRDefault="00C94507" w:rsidP="009E616E">
            <w:pPr>
              <w:pStyle w:val="NormalWebCODE"/>
              <w:jc w:val="center"/>
              <w:rPr>
                <w:ins w:id="258" w:author="Luis Adrian Benavidez [2]" w:date="2020-04-28T14:27:00Z"/>
                <w:rFonts w:ascii="Arial" w:hAnsi="Arial" w:cs="Arial"/>
                <w:sz w:val="20"/>
                <w:szCs w:val="20"/>
                <w:lang w:val="es-AR"/>
              </w:rPr>
            </w:pPr>
            <w:ins w:id="259" w:author="Luis Adrian Benavidez [2]" w:date="2020-04-28T14:27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28/04/2020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60" w:author="Luis Adrian Benavidez [2]" w:date="2020-04-28T14:52:00Z">
              <w:tcPr>
                <w:tcW w:w="1249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18B64278" w14:textId="77777777" w:rsidR="00C94507" w:rsidRDefault="00C94507" w:rsidP="0009236C">
            <w:pPr>
              <w:pStyle w:val="tabletext0"/>
              <w:jc w:val="center"/>
              <w:rPr>
                <w:ins w:id="261" w:author="Luis Adrian Benavidez [2]" w:date="2020-04-28T14:27:00Z"/>
                <w:bCs/>
                <w:szCs w:val="22"/>
                <w:lang w:val="es-AR"/>
              </w:rPr>
            </w:pPr>
            <w:ins w:id="262" w:author="Luis Adrian Benavidez [2]" w:date="2020-04-28T14:27:00Z">
              <w:r>
                <w:rPr>
                  <w:bCs/>
                  <w:szCs w:val="22"/>
                  <w:lang w:val="es-AR"/>
                </w:rPr>
                <w:t>2.3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263" w:author="Luis Adrian Benavidez [2]" w:date="2020-04-28T14:52:00Z">
              <w:tcPr>
                <w:tcW w:w="3961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2320B536" w14:textId="77777777" w:rsidR="00582FEC" w:rsidRDefault="00582FEC" w:rsidP="00582FEC">
            <w:pPr>
              <w:pStyle w:val="tabletext0"/>
              <w:rPr>
                <w:ins w:id="264" w:author="Luis Adrian Benavidez [2]" w:date="2020-04-28T14:49:00Z"/>
                <w:rFonts w:cs="Arial"/>
                <w:bCs/>
                <w:lang w:val="es-AR"/>
              </w:rPr>
            </w:pPr>
            <w:ins w:id="265" w:author="Luis Adrian Benavidez [2]" w:date="2020-04-28T14:48:00Z">
              <w:r>
                <w:rPr>
                  <w:rFonts w:cs="Arial"/>
                  <w:bCs/>
                  <w:lang w:val="es-AR"/>
                </w:rPr>
                <w:t xml:space="preserve">- </w:t>
              </w:r>
            </w:ins>
            <w:ins w:id="266" w:author="Luis Adrian Benavidez [2]" w:date="2020-04-28T14:49:00Z">
              <w:r>
                <w:rPr>
                  <w:rFonts w:cs="Arial"/>
                  <w:bCs/>
                  <w:lang w:val="es-AR"/>
                </w:rPr>
                <w:t>Se agreg</w:t>
              </w:r>
            </w:ins>
            <w:ins w:id="267" w:author="Luis Adrian Benavidez [2]" w:date="2020-04-28T14:55:00Z">
              <w:r w:rsidR="006522C2">
                <w:rPr>
                  <w:rFonts w:cs="Arial"/>
                  <w:bCs/>
                  <w:lang w:val="es-AR"/>
                </w:rPr>
                <w:t>ó</w:t>
              </w:r>
            </w:ins>
            <w:ins w:id="268" w:author="Luis Adrian Benavidez [2]" w:date="2020-04-28T14:49:00Z">
              <w:r>
                <w:rPr>
                  <w:rFonts w:cs="Arial"/>
                  <w:bCs/>
                  <w:lang w:val="es-AR"/>
                </w:rPr>
                <w:t xml:space="preserve"> en el registro de cabecera el </w:t>
              </w:r>
              <w:r w:rsidRPr="006522C2">
                <w:rPr>
                  <w:rFonts w:cs="Arial"/>
                  <w:b/>
                  <w:lang w:val="es-AR"/>
                  <w:rPrChange w:id="269" w:author="Luis Adrian Benavidez [2]" w:date="2020-04-28T14:53:00Z">
                    <w:rPr>
                      <w:rFonts w:cs="Arial"/>
                      <w:bCs/>
                      <w:lang w:val="es-AR"/>
                    </w:rPr>
                  </w:rPrChange>
                </w:rPr>
                <w:t>Filler0</w:t>
              </w:r>
              <w:r>
                <w:rPr>
                  <w:rFonts w:cs="Arial"/>
                  <w:bCs/>
                  <w:lang w:val="es-AR"/>
                </w:rPr>
                <w:t>.</w:t>
              </w:r>
            </w:ins>
          </w:p>
          <w:p w14:paraId="38D49443" w14:textId="77777777" w:rsidR="00C94507" w:rsidRDefault="00582FEC" w:rsidP="00582FEC">
            <w:pPr>
              <w:pStyle w:val="tabletext0"/>
              <w:rPr>
                <w:ins w:id="270" w:author="Luis Adrian Benavidez [2]" w:date="2020-04-28T14:52:00Z"/>
                <w:rFonts w:cs="Arial"/>
                <w:b/>
                <w:lang w:val="es-AR"/>
              </w:rPr>
            </w:pPr>
            <w:ins w:id="271" w:author="Luis Adrian Benavidez [2]" w:date="2020-04-28T14:49:00Z">
              <w:r>
                <w:rPr>
                  <w:rFonts w:cs="Arial"/>
                  <w:bCs/>
                  <w:lang w:val="es-AR"/>
                </w:rPr>
                <w:t xml:space="preserve">- </w:t>
              </w:r>
            </w:ins>
            <w:ins w:id="272" w:author="Luis Adrian Benavidez [2]" w:date="2020-04-28T14:50:00Z">
              <w:r>
                <w:rPr>
                  <w:rFonts w:cs="Arial"/>
                  <w:bCs/>
                  <w:lang w:val="es-AR"/>
                </w:rPr>
                <w:t>S</w:t>
              </w:r>
            </w:ins>
            <w:ins w:id="273" w:author="Luis Adrian Benavidez [2]" w:date="2020-04-28T14:48:00Z">
              <w:r>
                <w:rPr>
                  <w:rFonts w:cs="Arial"/>
                  <w:bCs/>
                  <w:lang w:val="es-AR"/>
                </w:rPr>
                <w:t xml:space="preserve">e modificaron del registro de detalle, los mapeos de los siguientes campos: </w:t>
              </w:r>
              <w:r w:rsidRPr="00582FEC">
                <w:rPr>
                  <w:rFonts w:cs="Arial"/>
                  <w:b/>
                  <w:lang w:val="es-AR"/>
                  <w:rPrChange w:id="274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Nro.Referencia</w:t>
              </w:r>
              <w:r>
                <w:rPr>
                  <w:rFonts w:cs="Arial"/>
                  <w:bCs/>
                  <w:lang w:val="es-AR"/>
                </w:rPr>
                <w:t xml:space="preserve">, </w:t>
              </w:r>
              <w:r w:rsidRPr="00582FEC">
                <w:rPr>
                  <w:rFonts w:cs="Arial"/>
                  <w:b/>
                  <w:lang w:val="es-AR"/>
                  <w:rPrChange w:id="275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Id.Factura</w:t>
              </w:r>
            </w:ins>
            <w:ins w:id="276" w:author="Luis Adrian Benavidez [2]" w:date="2020-04-28T14:49:00Z">
              <w:r>
                <w:rPr>
                  <w:rFonts w:cs="Arial"/>
                  <w:bCs/>
                  <w:lang w:val="es-AR"/>
                </w:rPr>
                <w:t xml:space="preserve">, </w:t>
              </w:r>
              <w:r w:rsidRPr="00582FEC">
                <w:rPr>
                  <w:rFonts w:cs="Arial"/>
                  <w:b/>
                  <w:lang w:val="es-AR"/>
                  <w:rPrChange w:id="277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Importe</w:t>
              </w:r>
            </w:ins>
            <w:ins w:id="278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279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280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1er.Vto</w:t>
              </w:r>
            </w:ins>
            <w:ins w:id="281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., </w:t>
              </w:r>
            </w:ins>
            <w:ins w:id="282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283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Fecha</w:t>
              </w:r>
              <w:r w:rsidRPr="00582FEC">
                <w:rPr>
                  <w:rFonts w:cs="Arial"/>
                  <w:bCs/>
                  <w:lang w:val="es-AR"/>
                </w:rPr>
                <w:t xml:space="preserve"> </w:t>
              </w:r>
              <w:r w:rsidRPr="00582FEC">
                <w:rPr>
                  <w:rFonts w:cs="Arial"/>
                  <w:b/>
                  <w:lang w:val="es-AR"/>
                  <w:rPrChange w:id="284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2do.Vto</w:t>
              </w:r>
              <w:r w:rsidRPr="00582FEC">
                <w:rPr>
                  <w:rFonts w:cs="Arial"/>
                  <w:bCs/>
                  <w:lang w:val="es-AR"/>
                </w:rPr>
                <w:t>.</w:t>
              </w:r>
            </w:ins>
            <w:ins w:id="285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286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287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Importe</w:t>
              </w:r>
              <w:r w:rsidRPr="00582FEC">
                <w:rPr>
                  <w:rFonts w:cs="Arial"/>
                  <w:bCs/>
                  <w:lang w:val="es-AR"/>
                </w:rPr>
                <w:t xml:space="preserve"> </w:t>
              </w:r>
              <w:r w:rsidRPr="00582FEC">
                <w:rPr>
                  <w:rFonts w:cs="Arial"/>
                  <w:b/>
                  <w:lang w:val="es-AR"/>
                  <w:rPrChange w:id="288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2do.Vto.</w:t>
              </w:r>
            </w:ins>
            <w:ins w:id="289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290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291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Fecha 3er.Vto</w:t>
              </w:r>
              <w:r w:rsidRPr="00582FEC">
                <w:rPr>
                  <w:rFonts w:cs="Arial"/>
                  <w:bCs/>
                  <w:lang w:val="es-AR"/>
                </w:rPr>
                <w:t>.</w:t>
              </w:r>
            </w:ins>
            <w:ins w:id="292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293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294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Importe 3er.Vto.</w:t>
              </w:r>
            </w:ins>
            <w:ins w:id="295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296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297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Nro.Referencia Ant.</w:t>
              </w:r>
            </w:ins>
            <w:ins w:id="298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299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300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Mensaje Ticket</w:t>
              </w:r>
            </w:ins>
            <w:ins w:id="301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302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303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Mensaje Pantalla</w:t>
              </w:r>
            </w:ins>
            <w:ins w:id="304" w:author="Luis Adrian Benavidez [2]" w:date="2020-04-28T14:50:00Z">
              <w:r>
                <w:rPr>
                  <w:rFonts w:cs="Arial"/>
                  <w:bCs/>
                  <w:lang w:val="es-AR"/>
                </w:rPr>
                <w:t xml:space="preserve">, </w:t>
              </w:r>
            </w:ins>
            <w:ins w:id="305" w:author="Luis Adrian Benavidez [2]" w:date="2020-04-28T14:49:00Z">
              <w:r w:rsidRPr="00582FEC">
                <w:rPr>
                  <w:rFonts w:cs="Arial"/>
                  <w:b/>
                  <w:lang w:val="es-AR"/>
                  <w:rPrChange w:id="306" w:author="Luis Adrian Benavidez [2]" w:date="2020-04-28T14:51:00Z">
                    <w:rPr>
                      <w:rFonts w:cs="Arial"/>
                      <w:bCs/>
                      <w:lang w:val="es-AR"/>
                    </w:rPr>
                  </w:rPrChange>
                </w:rPr>
                <w:t>Código Barras</w:t>
              </w:r>
            </w:ins>
          </w:p>
          <w:p w14:paraId="4E48984B" w14:textId="77777777" w:rsidR="006522C2" w:rsidRDefault="006522C2" w:rsidP="00582FEC">
            <w:pPr>
              <w:pStyle w:val="tabletext0"/>
              <w:rPr>
                <w:ins w:id="307" w:author="Luis Adrian Benavidez [2]" w:date="2020-04-28T14:53:00Z"/>
                <w:rFonts w:cs="Arial"/>
                <w:b/>
                <w:lang w:val="es-AR"/>
              </w:rPr>
            </w:pPr>
            <w:ins w:id="308" w:author="Luis Adrian Benavidez [2]" w:date="2020-04-28T14:53:00Z">
              <w:r>
                <w:rPr>
                  <w:rFonts w:cs="Arial"/>
                  <w:bCs/>
                  <w:lang w:val="es-AR"/>
                </w:rPr>
                <w:t xml:space="preserve">- Se modificaron del registro de detalle, los mapeos de los siguientes campos: </w:t>
              </w:r>
              <w:r w:rsidRPr="006522C2">
                <w:rPr>
                  <w:rFonts w:cs="Arial"/>
                  <w:b/>
                  <w:lang w:val="es-AR"/>
                  <w:rPrChange w:id="309" w:author="Luis Adrian Benavidez [2]" w:date="2020-04-28T14:53:00Z">
                    <w:rPr>
                      <w:rFonts w:cs="Arial"/>
                      <w:bCs/>
                      <w:lang w:val="es-AR"/>
                    </w:rPr>
                  </w:rPrChange>
                </w:rPr>
                <w:t>Cant.Registros</w:t>
              </w:r>
              <w:r>
                <w:rPr>
                  <w:rFonts w:cs="Arial"/>
                  <w:bCs/>
                  <w:lang w:val="es-AR"/>
                </w:rPr>
                <w:t xml:space="preserve">, </w:t>
              </w:r>
              <w:r w:rsidRPr="006522C2">
                <w:rPr>
                  <w:rFonts w:cs="Arial"/>
                  <w:b/>
                  <w:lang w:val="es-AR"/>
                  <w:rPrChange w:id="310" w:author="Luis Adrian Benavidez [2]" w:date="2020-04-28T14:53:00Z">
                    <w:rPr>
                      <w:rFonts w:cs="Arial"/>
                      <w:bCs/>
                      <w:lang w:val="es-AR"/>
                    </w:rPr>
                  </w:rPrChange>
                </w:rPr>
                <w:t>Total Importe</w:t>
              </w:r>
            </w:ins>
          </w:p>
          <w:p w14:paraId="520759CD" w14:textId="77777777" w:rsidR="006522C2" w:rsidRDefault="006522C2">
            <w:pPr>
              <w:pStyle w:val="tabletext0"/>
              <w:rPr>
                <w:ins w:id="311" w:author="Luis Adrian Benavidez [2]" w:date="2020-04-28T14:27:00Z"/>
                <w:rFonts w:cs="Arial"/>
                <w:bCs/>
                <w:lang w:val="es-AR"/>
              </w:rPr>
            </w:pPr>
            <w:ins w:id="312" w:author="Luis Adrian Benavidez [2]" w:date="2020-04-28T14:54:00Z">
              <w:r>
                <w:rPr>
                  <w:rFonts w:cs="Arial"/>
                  <w:bCs/>
                  <w:lang w:val="es-AR"/>
                </w:rPr>
                <w:t>- Se agregó un paso en el punto 6D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313" w:author="Luis Adrian Benavidez [2]" w:date="2020-04-28T14:52:00Z">
              <w:tcPr>
                <w:tcW w:w="2266" w:type="dxa"/>
                <w:gridSpan w:val="2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7F0CDE2B" w14:textId="77777777" w:rsidR="00C94507" w:rsidRDefault="00C94507" w:rsidP="00E15F4E">
            <w:pPr>
              <w:pStyle w:val="tabletext0"/>
              <w:jc w:val="center"/>
              <w:rPr>
                <w:ins w:id="314" w:author="Luis Adrian Benavidez [2]" w:date="2020-04-28T14:27:00Z"/>
                <w:rFonts w:cs="Arial"/>
                <w:bCs/>
                <w:lang w:val="es-AR"/>
              </w:rPr>
            </w:pPr>
            <w:ins w:id="315" w:author="Luis Adrian Benavidez [2]" w:date="2020-04-28T14:27:00Z">
              <w:r>
                <w:rPr>
                  <w:rFonts w:cs="Arial"/>
                  <w:bCs/>
                  <w:lang w:val="es-AR"/>
                </w:rPr>
                <w:t>Luis Benavidez</w:t>
              </w:r>
            </w:ins>
          </w:p>
        </w:tc>
      </w:tr>
      <w:tr w:rsidR="00834906" w:rsidRPr="00396A72" w14:paraId="73E86E6C" w14:textId="77777777" w:rsidTr="00582FEC">
        <w:trPr>
          <w:cantSplit/>
          <w:jc w:val="center"/>
          <w:ins w:id="316" w:author="Laura Elena Balmaceda Valdez" w:date="2020-05-27T17:03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DC407" w14:textId="77777777" w:rsidR="00834906" w:rsidRDefault="00834906" w:rsidP="009E616E">
            <w:pPr>
              <w:pStyle w:val="NormalWebCODE"/>
              <w:jc w:val="center"/>
              <w:rPr>
                <w:ins w:id="317" w:author="Laura Elena Balmaceda Valdez" w:date="2020-05-27T17:03:00Z"/>
                <w:rFonts w:ascii="Arial" w:hAnsi="Arial" w:cs="Arial"/>
                <w:sz w:val="20"/>
                <w:szCs w:val="20"/>
                <w:lang w:val="es-AR"/>
              </w:rPr>
            </w:pPr>
            <w:ins w:id="318" w:author="Laura Elena Balmaceda Valdez" w:date="2020-05-27T17:04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27/0</w:t>
              </w:r>
            </w:ins>
            <w:ins w:id="319" w:author="Laura Elena Balmaceda Valdez" w:date="2020-05-27T17:05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5/2020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6076D" w14:textId="77777777" w:rsidR="00834906" w:rsidRDefault="00834906" w:rsidP="0009236C">
            <w:pPr>
              <w:pStyle w:val="tabletext0"/>
              <w:jc w:val="center"/>
              <w:rPr>
                <w:ins w:id="320" w:author="Laura Elena Balmaceda Valdez" w:date="2020-05-27T17:03:00Z"/>
                <w:bCs/>
                <w:szCs w:val="22"/>
                <w:lang w:val="es-AR"/>
              </w:rPr>
            </w:pPr>
            <w:ins w:id="321" w:author="Laura Elena Balmaceda Valdez" w:date="2020-05-27T17:05:00Z">
              <w:r>
                <w:rPr>
                  <w:bCs/>
                  <w:szCs w:val="22"/>
                  <w:lang w:val="es-AR"/>
                </w:rPr>
                <w:t>2.4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7B3FD" w14:textId="77777777" w:rsidR="00834906" w:rsidRDefault="00834906">
            <w:pPr>
              <w:pStyle w:val="tabletext0"/>
              <w:numPr>
                <w:ilvl w:val="0"/>
                <w:numId w:val="41"/>
              </w:numPr>
              <w:ind w:left="183" w:hanging="183"/>
              <w:rPr>
                <w:ins w:id="322" w:author="Laura Elena Balmaceda Valdez" w:date="2020-05-27T17:03:00Z"/>
                <w:rFonts w:cs="Arial"/>
                <w:bCs/>
                <w:lang w:val="es-AR"/>
              </w:rPr>
              <w:pPrChange w:id="323" w:author="Luis Adrian Benavidez [2]" w:date="2020-10-19T08:24:00Z">
                <w:pPr>
                  <w:pStyle w:val="tabletext0"/>
                </w:pPr>
              </w:pPrChange>
            </w:pPr>
            <w:ins w:id="324" w:author="Laura Elena Balmaceda Valdez" w:date="2020-05-27T17:04:00Z">
              <w:r>
                <w:rPr>
                  <w:rFonts w:cs="Arial"/>
                  <w:bCs/>
                  <w:lang w:val="es-AR"/>
                </w:rPr>
                <w:t>Se modificó la longitud del campo “</w:t>
              </w:r>
              <w:r w:rsidRPr="00326887">
                <w:rPr>
                  <w:rFonts w:ascii="Calibri" w:hAnsi="Calibri"/>
                  <w:sz w:val="22"/>
                  <w:szCs w:val="22"/>
                </w:rPr>
                <w:t>Filler0</w:t>
              </w:r>
              <w:r>
                <w:rPr>
                  <w:rFonts w:cs="Arial"/>
                  <w:bCs/>
                  <w:lang w:val="es-AR"/>
                </w:rPr>
                <w:t>” de la cabecera del archivo de la entidad. Punto 7C</w:t>
              </w:r>
            </w:ins>
          </w:p>
          <w:p w14:paraId="7DD0F77A" w14:textId="77777777" w:rsidR="00834906" w:rsidRDefault="00834906">
            <w:pPr>
              <w:pStyle w:val="tabletext0"/>
              <w:numPr>
                <w:ilvl w:val="0"/>
                <w:numId w:val="41"/>
              </w:numPr>
              <w:ind w:left="183" w:hanging="183"/>
              <w:rPr>
                <w:ins w:id="325" w:author="Laura Elena Balmaceda Valdez" w:date="2020-05-27T17:03:00Z"/>
                <w:rFonts w:cs="Arial"/>
                <w:bCs/>
                <w:lang w:val="es-AR"/>
              </w:rPr>
              <w:pPrChange w:id="326" w:author="Luis Adrian Benavidez [2]" w:date="2020-10-19T08:24:00Z">
                <w:pPr>
                  <w:pStyle w:val="tabletext0"/>
                </w:pPr>
              </w:pPrChange>
            </w:pPr>
            <w:ins w:id="327" w:author="Laura Elena Balmaceda Valdez" w:date="2020-05-27T17:03:00Z">
              <w:r>
                <w:rPr>
                  <w:rFonts w:cs="Arial"/>
                  <w:bCs/>
                  <w:lang w:val="es-AR"/>
                </w:rPr>
                <w:t>Se modificó el mapeo del campo “</w:t>
              </w:r>
              <w:r w:rsidRPr="006B7A93">
                <w:rPr>
                  <w:rFonts w:ascii="Calibri" w:hAnsi="Calibri"/>
                  <w:sz w:val="22"/>
                  <w:szCs w:val="22"/>
                </w:rPr>
                <w:t>Mensaje</w:t>
              </w:r>
              <w:r>
                <w:rPr>
                  <w:rFonts w:ascii="Calibri" w:hAnsi="Calibri"/>
                  <w:sz w:val="22"/>
                  <w:szCs w:val="22"/>
                </w:rPr>
                <w:t xml:space="preserve"> </w:t>
              </w:r>
              <w:r w:rsidRPr="006B7A93">
                <w:rPr>
                  <w:rFonts w:ascii="Calibri" w:hAnsi="Calibri"/>
                  <w:sz w:val="22"/>
                  <w:szCs w:val="22"/>
                </w:rPr>
                <w:t>Pantalla</w:t>
              </w:r>
              <w:r>
                <w:rPr>
                  <w:rFonts w:cs="Arial"/>
                  <w:bCs/>
                  <w:lang w:val="es-AR"/>
                </w:rPr>
                <w:t>” del detalle del archivo de la entidad. Punto 7C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30C37" w14:textId="77777777" w:rsidR="00834906" w:rsidRDefault="00834906" w:rsidP="00E15F4E">
            <w:pPr>
              <w:pStyle w:val="tabletext0"/>
              <w:jc w:val="center"/>
              <w:rPr>
                <w:ins w:id="328" w:author="Laura Elena Balmaceda Valdez" w:date="2020-05-27T17:03:00Z"/>
                <w:rFonts w:cs="Arial"/>
                <w:bCs/>
                <w:lang w:val="es-AR"/>
              </w:rPr>
            </w:pPr>
            <w:ins w:id="329" w:author="Laura Elena Balmaceda Valdez" w:date="2020-05-27T17:05:00Z">
              <w:r w:rsidRPr="00834906">
                <w:rPr>
                  <w:rFonts w:cs="Arial"/>
                  <w:bCs/>
                  <w:lang w:val="es-AR"/>
                </w:rPr>
                <w:t>Laura Elena Balmaceda Valdez</w:t>
              </w:r>
            </w:ins>
          </w:p>
        </w:tc>
      </w:tr>
      <w:tr w:rsidR="006309D0" w:rsidRPr="00396A72" w14:paraId="1534F54E" w14:textId="77777777" w:rsidTr="00582FEC">
        <w:trPr>
          <w:cantSplit/>
          <w:jc w:val="center"/>
          <w:ins w:id="330" w:author="Luis Adrian Benavidez [2]" w:date="2020-06-16T12:14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11A46" w14:textId="77777777" w:rsidR="006309D0" w:rsidRDefault="006309D0" w:rsidP="009E616E">
            <w:pPr>
              <w:pStyle w:val="NormalWebCODE"/>
              <w:jc w:val="center"/>
              <w:rPr>
                <w:ins w:id="331" w:author="Luis Adrian Benavidez [2]" w:date="2020-06-16T12:14:00Z"/>
                <w:rFonts w:ascii="Arial" w:hAnsi="Arial" w:cs="Arial"/>
                <w:sz w:val="20"/>
                <w:szCs w:val="20"/>
                <w:lang w:val="es-AR"/>
              </w:rPr>
            </w:pPr>
            <w:ins w:id="332" w:author="Luis Adrian Benavidez [2]" w:date="2020-06-16T12:15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16/06/2020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9BEC7" w14:textId="77777777" w:rsidR="006309D0" w:rsidRDefault="006309D0" w:rsidP="0009236C">
            <w:pPr>
              <w:pStyle w:val="tabletext0"/>
              <w:jc w:val="center"/>
              <w:rPr>
                <w:ins w:id="333" w:author="Luis Adrian Benavidez [2]" w:date="2020-06-16T12:14:00Z"/>
                <w:bCs/>
                <w:szCs w:val="22"/>
                <w:lang w:val="es-AR"/>
              </w:rPr>
            </w:pPr>
            <w:ins w:id="334" w:author="Luis Adrian Benavidez [2]" w:date="2020-06-16T12:15:00Z">
              <w:r>
                <w:rPr>
                  <w:bCs/>
                  <w:szCs w:val="22"/>
                  <w:lang w:val="es-AR"/>
                </w:rPr>
                <w:t>2.5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8BFD9" w14:textId="77777777" w:rsidR="006309D0" w:rsidRDefault="006309D0">
            <w:pPr>
              <w:pStyle w:val="tabletext0"/>
              <w:numPr>
                <w:ilvl w:val="0"/>
                <w:numId w:val="41"/>
              </w:numPr>
              <w:ind w:left="183" w:hanging="183"/>
              <w:rPr>
                <w:ins w:id="335" w:author="Luis Adrian Benavidez [2]" w:date="2020-06-16T12:14:00Z"/>
                <w:rFonts w:cs="Arial"/>
                <w:bCs/>
                <w:lang w:val="es-AR"/>
              </w:rPr>
              <w:pPrChange w:id="336" w:author="Luis Adrian Benavidez [2]" w:date="2020-10-19T08:24:00Z">
                <w:pPr>
                  <w:pStyle w:val="tabletext0"/>
                  <w:numPr>
                    <w:numId w:val="41"/>
                  </w:numPr>
                  <w:ind w:left="720" w:hanging="360"/>
                </w:pPr>
              </w:pPrChange>
            </w:pPr>
            <w:ins w:id="337" w:author="Luis Adrian Benavidez [2]" w:date="2020-06-16T12:14:00Z">
              <w:r>
                <w:rPr>
                  <w:rFonts w:cs="Arial"/>
                  <w:bCs/>
                  <w:lang w:val="es-AR"/>
                </w:rPr>
                <w:t>Se modificó la forma de leer el archivo desde el dispatcher, punto 6</w:t>
              </w:r>
            </w:ins>
            <w:ins w:id="338" w:author="Luis Adrian Benavidez [2]" w:date="2020-06-16T12:15:00Z">
              <w:r>
                <w:rPr>
                  <w:rFonts w:cs="Arial"/>
                  <w:bCs/>
                  <w:lang w:val="es-AR"/>
                </w:rPr>
                <w:t>A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49C81" w14:textId="77777777" w:rsidR="006309D0" w:rsidRPr="00834906" w:rsidRDefault="006309D0" w:rsidP="00E15F4E">
            <w:pPr>
              <w:pStyle w:val="tabletext0"/>
              <w:jc w:val="center"/>
              <w:rPr>
                <w:ins w:id="339" w:author="Luis Adrian Benavidez [2]" w:date="2020-06-16T12:14:00Z"/>
                <w:rFonts w:cs="Arial"/>
                <w:bCs/>
                <w:lang w:val="es-AR"/>
              </w:rPr>
            </w:pPr>
            <w:ins w:id="340" w:author="Luis Adrian Benavidez [2]" w:date="2020-06-16T12:14:00Z">
              <w:r>
                <w:rPr>
                  <w:rFonts w:cs="Arial"/>
                  <w:bCs/>
                  <w:lang w:val="es-AR"/>
                </w:rPr>
                <w:t>Luis Benavídez</w:t>
              </w:r>
            </w:ins>
          </w:p>
        </w:tc>
      </w:tr>
      <w:tr w:rsidR="00695147" w:rsidRPr="00396A72" w14:paraId="100D656F" w14:textId="77777777" w:rsidTr="00582FEC">
        <w:trPr>
          <w:cantSplit/>
          <w:jc w:val="center"/>
          <w:ins w:id="341" w:author="Laura Elena Balmaceda Valdez" w:date="2020-10-06T11:39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36F27" w14:textId="77777777" w:rsidR="00695147" w:rsidRDefault="00695147" w:rsidP="009E616E">
            <w:pPr>
              <w:pStyle w:val="NormalWebCODE"/>
              <w:jc w:val="center"/>
              <w:rPr>
                <w:ins w:id="342" w:author="Laura Elena Balmaceda Valdez" w:date="2020-10-06T11:39:00Z"/>
                <w:rFonts w:ascii="Arial" w:hAnsi="Arial" w:cs="Arial"/>
                <w:sz w:val="20"/>
                <w:szCs w:val="20"/>
                <w:lang w:val="es-AR"/>
              </w:rPr>
            </w:pPr>
            <w:ins w:id="343" w:author="Laura Elena Balmaceda Valdez" w:date="2020-10-06T11:40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6/10/2020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BFF64" w14:textId="77777777" w:rsidR="00695147" w:rsidRDefault="00695147" w:rsidP="0009236C">
            <w:pPr>
              <w:pStyle w:val="tabletext0"/>
              <w:jc w:val="center"/>
              <w:rPr>
                <w:ins w:id="344" w:author="Laura Elena Balmaceda Valdez" w:date="2020-10-06T11:39:00Z"/>
                <w:bCs/>
                <w:szCs w:val="22"/>
                <w:lang w:val="es-AR"/>
              </w:rPr>
            </w:pPr>
            <w:ins w:id="345" w:author="Laura Elena Balmaceda Valdez" w:date="2020-10-06T11:40:00Z">
              <w:r>
                <w:rPr>
                  <w:bCs/>
                  <w:szCs w:val="22"/>
                  <w:lang w:val="es-AR"/>
                </w:rPr>
                <w:t>2.6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15919" w14:textId="77777777" w:rsidR="00695147" w:rsidRDefault="00695147">
            <w:pPr>
              <w:pStyle w:val="tabletext0"/>
              <w:numPr>
                <w:ilvl w:val="0"/>
                <w:numId w:val="41"/>
              </w:numPr>
              <w:ind w:left="183" w:hanging="183"/>
              <w:rPr>
                <w:ins w:id="346" w:author="Laura Elena Balmaceda Valdez" w:date="2020-10-06T11:39:00Z"/>
                <w:rFonts w:cs="Arial"/>
                <w:bCs/>
                <w:lang w:val="es-AR"/>
              </w:rPr>
              <w:pPrChange w:id="347" w:author="Luis Adrian Benavidez [2]" w:date="2020-10-19T08:24:00Z">
                <w:pPr>
                  <w:pStyle w:val="tabletext0"/>
                  <w:numPr>
                    <w:numId w:val="41"/>
                  </w:numPr>
                  <w:ind w:left="720" w:hanging="360"/>
                </w:pPr>
              </w:pPrChange>
            </w:pPr>
            <w:ins w:id="348" w:author="Laura Elena Balmaceda Valdez" w:date="2020-10-06T11:39:00Z">
              <w:r>
                <w:rPr>
                  <w:rFonts w:cs="Arial"/>
                  <w:bCs/>
                  <w:lang w:val="es-AR"/>
                </w:rPr>
                <w:t>Se modifico la lo</w:t>
              </w:r>
            </w:ins>
            <w:ins w:id="349" w:author="Laura Elena Balmaceda Valdez" w:date="2020-10-06T11:40:00Z">
              <w:r>
                <w:rPr>
                  <w:rFonts w:cs="Arial"/>
                  <w:bCs/>
                  <w:lang w:val="es-AR"/>
                </w:rPr>
                <w:t xml:space="preserve">ngitud del </w:t>
              </w:r>
            </w:ins>
            <w:ins w:id="350" w:author="Laura Elena Balmaceda Valdez" w:date="2020-10-06T11:39:00Z">
              <w:r>
                <w:rPr>
                  <w:rFonts w:cs="Arial"/>
                  <w:bCs/>
                  <w:lang w:val="es-AR"/>
                </w:rPr>
                <w:t>campo “</w:t>
              </w:r>
              <w:r w:rsidRPr="00695147">
                <w:rPr>
                  <w:rFonts w:ascii="Calibri" w:hAnsi="Calibri"/>
                  <w:b/>
                  <w:bCs/>
                  <w:sz w:val="22"/>
                  <w:szCs w:val="22"/>
                  <w:rPrChange w:id="351" w:author="Laura Elena Balmaceda Valdez" w:date="2020-10-06T11:40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Total Importe</w:t>
              </w:r>
              <w:r w:rsidRPr="00695147">
                <w:rPr>
                  <w:rFonts w:cs="Arial"/>
                  <w:b/>
                  <w:bCs/>
                  <w:lang w:val="es-AR"/>
                  <w:rPrChange w:id="352" w:author="Laura Elena Balmaceda Valdez" w:date="2020-10-06T11:40:00Z">
                    <w:rPr>
                      <w:rFonts w:cs="Arial"/>
                      <w:bCs/>
                      <w:lang w:val="es-AR"/>
                    </w:rPr>
                  </w:rPrChange>
                </w:rPr>
                <w:t>”</w:t>
              </w:r>
            </w:ins>
            <w:ins w:id="353" w:author="Laura Elena Balmaceda Valdez" w:date="2020-10-06T11:40:00Z">
              <w:r>
                <w:rPr>
                  <w:rFonts w:cs="Arial"/>
                  <w:bCs/>
                  <w:lang w:val="es-AR"/>
                </w:rPr>
                <w:t xml:space="preserve"> del pie del archivo de la entidad. Punto 7 C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3EFA4" w14:textId="77777777" w:rsidR="00695147" w:rsidRDefault="00695147" w:rsidP="00E15F4E">
            <w:pPr>
              <w:pStyle w:val="tabletext0"/>
              <w:jc w:val="center"/>
              <w:rPr>
                <w:ins w:id="354" w:author="Laura Elena Balmaceda Valdez" w:date="2020-10-06T11:39:00Z"/>
                <w:rFonts w:cs="Arial"/>
                <w:bCs/>
                <w:lang w:val="es-AR"/>
              </w:rPr>
            </w:pPr>
            <w:ins w:id="355" w:author="Laura Elena Balmaceda Valdez" w:date="2020-10-06T11:40:00Z">
              <w:r w:rsidRPr="00695147">
                <w:rPr>
                  <w:rFonts w:cs="Arial"/>
                  <w:bCs/>
                  <w:lang w:val="es-AR"/>
                </w:rPr>
                <w:t>Laura Elena Balmaceda Valdez</w:t>
              </w:r>
            </w:ins>
          </w:p>
        </w:tc>
      </w:tr>
      <w:tr w:rsidR="00454BB6" w:rsidRPr="00396A72" w14:paraId="249F1F37" w14:textId="77777777" w:rsidTr="00582FEC">
        <w:trPr>
          <w:cantSplit/>
          <w:jc w:val="center"/>
          <w:ins w:id="356" w:author="Luis Adrian Benavidez [2]" w:date="2020-10-14T11:15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91ABA" w14:textId="77777777" w:rsidR="00454BB6" w:rsidRDefault="00454BB6" w:rsidP="009E616E">
            <w:pPr>
              <w:pStyle w:val="NormalWebCODE"/>
              <w:jc w:val="center"/>
              <w:rPr>
                <w:ins w:id="357" w:author="Luis Adrian Benavidez [2]" w:date="2020-10-14T11:15:00Z"/>
                <w:rFonts w:ascii="Arial" w:hAnsi="Arial" w:cs="Arial"/>
                <w:sz w:val="20"/>
                <w:szCs w:val="20"/>
                <w:lang w:val="es-AR"/>
              </w:rPr>
            </w:pPr>
            <w:ins w:id="358" w:author="Luis Adrian Benavidez [2]" w:date="2020-10-14T11:15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14/10/2020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355BF" w14:textId="77777777" w:rsidR="00454BB6" w:rsidRDefault="00454BB6" w:rsidP="0009236C">
            <w:pPr>
              <w:pStyle w:val="tabletext0"/>
              <w:jc w:val="center"/>
              <w:rPr>
                <w:ins w:id="359" w:author="Luis Adrian Benavidez [2]" w:date="2020-10-14T11:15:00Z"/>
                <w:bCs/>
                <w:szCs w:val="22"/>
                <w:lang w:val="es-AR"/>
              </w:rPr>
            </w:pPr>
            <w:ins w:id="360" w:author="Luis Adrian Benavidez [2]" w:date="2020-10-14T11:15:00Z">
              <w:r>
                <w:rPr>
                  <w:bCs/>
                  <w:szCs w:val="22"/>
                  <w:lang w:val="es-AR"/>
                </w:rPr>
                <w:t>2.7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D43BF" w14:textId="77777777" w:rsidR="00454BB6" w:rsidRDefault="00454BB6">
            <w:pPr>
              <w:pStyle w:val="tabletext0"/>
              <w:numPr>
                <w:ilvl w:val="0"/>
                <w:numId w:val="41"/>
              </w:numPr>
              <w:ind w:left="183" w:hanging="183"/>
              <w:rPr>
                <w:ins w:id="361" w:author="Luis Adrian Benavidez [2]" w:date="2020-10-14T11:15:00Z"/>
                <w:rFonts w:cs="Arial"/>
                <w:bCs/>
                <w:lang w:val="es-AR"/>
              </w:rPr>
              <w:pPrChange w:id="362" w:author="Luis Adrian Benavidez [2]" w:date="2020-10-19T08:24:00Z">
                <w:pPr>
                  <w:pStyle w:val="tabletext0"/>
                  <w:numPr>
                    <w:numId w:val="41"/>
                  </w:numPr>
                  <w:ind w:left="720" w:hanging="360"/>
                </w:pPr>
              </w:pPrChange>
            </w:pPr>
            <w:ins w:id="363" w:author="Luis Adrian Benavidez [2]" w:date="2020-10-14T11:15:00Z">
              <w:r>
                <w:rPr>
                  <w:rFonts w:cs="Arial"/>
                  <w:bCs/>
                  <w:lang w:val="es-AR"/>
                </w:rPr>
                <w:t>Se modificaron las longitudes de los campos Filler1, Total Importe y Filler 2 del registro trailer del archivo de la entidad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CDB8B" w14:textId="77777777" w:rsidR="00454BB6" w:rsidRPr="00695147" w:rsidRDefault="00454BB6" w:rsidP="00E15F4E">
            <w:pPr>
              <w:pStyle w:val="tabletext0"/>
              <w:jc w:val="center"/>
              <w:rPr>
                <w:ins w:id="364" w:author="Luis Adrian Benavidez [2]" w:date="2020-10-14T11:15:00Z"/>
                <w:rFonts w:cs="Arial"/>
                <w:bCs/>
                <w:lang w:val="es-AR"/>
              </w:rPr>
            </w:pPr>
            <w:ins w:id="365" w:author="Luis Adrian Benavidez [2]" w:date="2020-10-14T11:15:00Z">
              <w:r>
                <w:rPr>
                  <w:rFonts w:cs="Arial"/>
                  <w:bCs/>
                  <w:lang w:val="es-AR"/>
                </w:rPr>
                <w:t>Luis B</w:t>
              </w:r>
            </w:ins>
            <w:ins w:id="366" w:author="Luis Adrian Benavidez [2]" w:date="2020-10-14T11:16:00Z">
              <w:r>
                <w:rPr>
                  <w:rFonts w:cs="Arial"/>
                  <w:bCs/>
                  <w:lang w:val="es-AR"/>
                </w:rPr>
                <w:t>enavídez</w:t>
              </w:r>
            </w:ins>
          </w:p>
        </w:tc>
      </w:tr>
      <w:tr w:rsidR="00E34B2F" w:rsidRPr="00396A72" w14:paraId="0BB794FA" w14:textId="77777777" w:rsidTr="00582FEC">
        <w:trPr>
          <w:cantSplit/>
          <w:jc w:val="center"/>
          <w:ins w:id="367" w:author="Luis Adrian Benavidez [2]" w:date="2020-10-19T08:23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D51E8" w14:textId="77777777" w:rsidR="00E34B2F" w:rsidRDefault="00E34B2F" w:rsidP="009E616E">
            <w:pPr>
              <w:pStyle w:val="NormalWebCODE"/>
              <w:jc w:val="center"/>
              <w:rPr>
                <w:ins w:id="368" w:author="Luis Adrian Benavidez [2]" w:date="2020-10-19T08:23:00Z"/>
                <w:rFonts w:ascii="Arial" w:hAnsi="Arial" w:cs="Arial"/>
                <w:sz w:val="20"/>
                <w:szCs w:val="20"/>
                <w:lang w:val="es-AR"/>
              </w:rPr>
            </w:pPr>
            <w:ins w:id="369" w:author="Luis Adrian Benavidez [2]" w:date="2020-10-19T08:24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19/10/2020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BEB59" w14:textId="77777777" w:rsidR="00E34B2F" w:rsidRDefault="00E34B2F" w:rsidP="0009236C">
            <w:pPr>
              <w:pStyle w:val="tabletext0"/>
              <w:jc w:val="center"/>
              <w:rPr>
                <w:ins w:id="370" w:author="Luis Adrian Benavidez [2]" w:date="2020-10-19T08:23:00Z"/>
                <w:bCs/>
                <w:szCs w:val="22"/>
                <w:lang w:val="es-AR"/>
              </w:rPr>
            </w:pPr>
            <w:ins w:id="371" w:author="Luis Adrian Benavidez [2]" w:date="2020-10-19T08:24:00Z">
              <w:r>
                <w:rPr>
                  <w:bCs/>
                  <w:szCs w:val="22"/>
                  <w:lang w:val="es-AR"/>
                </w:rPr>
                <w:t>2.8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0ACC4" w14:textId="77777777" w:rsidR="00E34B2F" w:rsidRDefault="00E34B2F">
            <w:pPr>
              <w:pStyle w:val="tabletext0"/>
              <w:numPr>
                <w:ilvl w:val="0"/>
                <w:numId w:val="41"/>
              </w:numPr>
              <w:ind w:left="183" w:hanging="183"/>
              <w:rPr>
                <w:ins w:id="372" w:author="Luis Adrian Benavidez [2]" w:date="2020-10-19T08:23:00Z"/>
                <w:rFonts w:cs="Arial"/>
                <w:bCs/>
                <w:lang w:val="es-AR"/>
              </w:rPr>
              <w:pPrChange w:id="373" w:author="Luis Adrian Benavidez [2]" w:date="2020-10-19T08:24:00Z">
                <w:pPr>
                  <w:pStyle w:val="tabletext0"/>
                  <w:numPr>
                    <w:numId w:val="41"/>
                  </w:numPr>
                  <w:ind w:left="720" w:hanging="360"/>
                </w:pPr>
              </w:pPrChange>
            </w:pPr>
            <w:ins w:id="374" w:author="Luis Adrian Benavidez [2]" w:date="2020-10-19T08:23:00Z">
              <w:r>
                <w:rPr>
                  <w:rFonts w:cs="Arial"/>
                  <w:bCs/>
                  <w:lang w:val="es-AR"/>
                </w:rPr>
                <w:t xml:space="preserve">Se modificaron los mapeos de los campos </w:t>
              </w:r>
              <w:r w:rsidRPr="006B7A93">
                <w:rPr>
                  <w:rFonts w:ascii="Calibri" w:hAnsi="Calibri"/>
                  <w:sz w:val="22"/>
                  <w:szCs w:val="22"/>
                </w:rPr>
                <w:t>Fecha</w:t>
              </w:r>
              <w:r>
                <w:rPr>
                  <w:rFonts w:ascii="Calibri" w:hAnsi="Calibri"/>
                  <w:sz w:val="22"/>
                  <w:szCs w:val="22"/>
                </w:rPr>
                <w:t xml:space="preserve"> </w:t>
              </w:r>
              <w:r w:rsidRPr="006B7A93">
                <w:rPr>
                  <w:rFonts w:ascii="Calibri" w:hAnsi="Calibri"/>
                  <w:sz w:val="22"/>
                  <w:szCs w:val="22"/>
                </w:rPr>
                <w:t>3er</w:t>
              </w:r>
              <w:r>
                <w:rPr>
                  <w:rFonts w:ascii="Calibri" w:hAnsi="Calibri"/>
                  <w:sz w:val="22"/>
                  <w:szCs w:val="22"/>
                </w:rPr>
                <w:t>.</w:t>
              </w:r>
              <w:r w:rsidRPr="006B7A93">
                <w:rPr>
                  <w:rFonts w:ascii="Calibri" w:hAnsi="Calibri"/>
                  <w:sz w:val="22"/>
                  <w:szCs w:val="22"/>
                </w:rPr>
                <w:t>Vto</w:t>
              </w:r>
              <w:r>
                <w:rPr>
                  <w:rFonts w:ascii="Calibri" w:hAnsi="Calibri"/>
                  <w:sz w:val="22"/>
                  <w:szCs w:val="22"/>
                </w:rPr>
                <w:t>. y Mensaje Tic</w:t>
              </w:r>
            </w:ins>
            <w:ins w:id="375" w:author="Luis Adrian Benavidez [2]" w:date="2020-10-19T08:24:00Z">
              <w:r>
                <w:rPr>
                  <w:rFonts w:ascii="Calibri" w:hAnsi="Calibri"/>
                  <w:sz w:val="22"/>
                  <w:szCs w:val="22"/>
                </w:rPr>
                <w:t>ket del registro de detalle del archivo de la entidad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0C9BA" w14:textId="77777777" w:rsidR="00E34B2F" w:rsidRDefault="00E34B2F" w:rsidP="00E15F4E">
            <w:pPr>
              <w:pStyle w:val="tabletext0"/>
              <w:jc w:val="center"/>
              <w:rPr>
                <w:ins w:id="376" w:author="Luis Adrian Benavidez [2]" w:date="2020-10-19T08:23:00Z"/>
                <w:rFonts w:cs="Arial"/>
                <w:bCs/>
                <w:lang w:val="es-AR"/>
              </w:rPr>
            </w:pPr>
            <w:ins w:id="377" w:author="Luis Adrian Benavidez [2]" w:date="2020-10-19T08:24:00Z">
              <w:r>
                <w:rPr>
                  <w:rFonts w:cs="Arial"/>
                  <w:bCs/>
                  <w:lang w:val="es-AR"/>
                </w:rPr>
                <w:t>Luis Benavídez</w:t>
              </w:r>
            </w:ins>
          </w:p>
        </w:tc>
      </w:tr>
      <w:tr w:rsidR="00FD6BDC" w:rsidRPr="00396A72" w14:paraId="3D0089F6" w14:textId="77777777" w:rsidTr="00582FEC">
        <w:trPr>
          <w:cantSplit/>
          <w:jc w:val="center"/>
          <w:ins w:id="378" w:author="Adriana Analia Cuenca" w:date="2023-09-22T12:11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B3610" w14:textId="22832B39" w:rsidR="00FD6BDC" w:rsidRDefault="00FD6BDC" w:rsidP="009E616E">
            <w:pPr>
              <w:pStyle w:val="NormalWebCODE"/>
              <w:jc w:val="center"/>
              <w:rPr>
                <w:ins w:id="379" w:author="Adriana Analia Cuenca" w:date="2023-09-22T12:11:00Z"/>
                <w:rFonts w:ascii="Arial" w:hAnsi="Arial" w:cs="Arial"/>
                <w:sz w:val="20"/>
                <w:szCs w:val="20"/>
                <w:lang w:val="es-AR"/>
              </w:rPr>
            </w:pPr>
            <w:ins w:id="380" w:author="Adriana Analia Cuenca" w:date="2023-09-22T12:11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19/09/2023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5C6DF" w14:textId="308D28DD" w:rsidR="00FD6BDC" w:rsidRDefault="00FD6BDC" w:rsidP="0009236C">
            <w:pPr>
              <w:pStyle w:val="tabletext0"/>
              <w:jc w:val="center"/>
              <w:rPr>
                <w:ins w:id="381" w:author="Adriana Analia Cuenca" w:date="2023-09-22T12:11:00Z"/>
                <w:bCs/>
                <w:szCs w:val="22"/>
                <w:lang w:val="es-AR"/>
              </w:rPr>
            </w:pPr>
            <w:ins w:id="382" w:author="Adriana Analia Cuenca" w:date="2023-09-22T12:11:00Z">
              <w:r>
                <w:rPr>
                  <w:bCs/>
                  <w:szCs w:val="22"/>
                  <w:lang w:val="es-AR"/>
                </w:rPr>
                <w:t>2.9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B48A8" w14:textId="10D965D9" w:rsidR="00FD6BDC" w:rsidRDefault="00FD6BDC">
            <w:pPr>
              <w:pStyle w:val="tabletext0"/>
              <w:rPr>
                <w:ins w:id="383" w:author="Adriana Analia Cuenca" w:date="2023-09-22T12:11:00Z"/>
                <w:rFonts w:cs="Arial"/>
                <w:bCs/>
                <w:lang w:val="es-AR"/>
              </w:rPr>
              <w:pPrChange w:id="384" w:author="Adriana Analia Cuenca" w:date="2023-09-22T12:11:00Z">
                <w:pPr>
                  <w:pStyle w:val="tabletext0"/>
                  <w:numPr>
                    <w:numId w:val="41"/>
                  </w:numPr>
                  <w:ind w:left="183" w:hanging="183"/>
                </w:pPr>
              </w:pPrChange>
            </w:pPr>
            <w:ins w:id="385" w:author="Adriana Analia Cuenca" w:date="2023-09-22T12:11:00Z">
              <w:r>
                <w:rPr>
                  <w:rFonts w:cs="Arial"/>
                  <w:color w:val="000000"/>
                  <w:lang w:val="es-MX" w:eastAsia="es-MX"/>
                </w:rPr>
                <w:t>-Se modificó, la extensión del archivo a generar para la entidad.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F2161" w14:textId="73FC6B80" w:rsidR="00FD6BDC" w:rsidRDefault="00FD6BDC" w:rsidP="00E15F4E">
            <w:pPr>
              <w:pStyle w:val="tabletext0"/>
              <w:jc w:val="center"/>
              <w:rPr>
                <w:ins w:id="386" w:author="Adriana Analia Cuenca" w:date="2023-09-22T12:11:00Z"/>
                <w:rFonts w:cs="Arial"/>
                <w:bCs/>
                <w:lang w:val="es-AR"/>
              </w:rPr>
            </w:pPr>
            <w:ins w:id="387" w:author="Adriana Analia Cuenca" w:date="2023-09-22T12:11:00Z">
              <w:r>
                <w:rPr>
                  <w:rFonts w:cs="Arial"/>
                  <w:bCs/>
                  <w:lang w:val="es-AR"/>
                </w:rPr>
                <w:t>Adriana Cuenca</w:t>
              </w:r>
            </w:ins>
          </w:p>
        </w:tc>
      </w:tr>
      <w:tr w:rsidR="00FD6BDC" w:rsidRPr="00396A72" w14:paraId="5C053519" w14:textId="77777777" w:rsidTr="00582FEC">
        <w:trPr>
          <w:cantSplit/>
          <w:jc w:val="center"/>
          <w:ins w:id="388" w:author="Adriana Analia Cuenca" w:date="2023-09-22T12:08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385E1" w14:textId="2F338299" w:rsidR="00FD6BDC" w:rsidRDefault="00FD6BDC" w:rsidP="009E616E">
            <w:pPr>
              <w:pStyle w:val="NormalWebCODE"/>
              <w:jc w:val="center"/>
              <w:rPr>
                <w:ins w:id="389" w:author="Adriana Analia Cuenca" w:date="2023-09-22T12:08:00Z"/>
                <w:rFonts w:ascii="Arial" w:hAnsi="Arial" w:cs="Arial"/>
                <w:sz w:val="20"/>
                <w:szCs w:val="20"/>
                <w:lang w:val="es-AR"/>
              </w:rPr>
            </w:pPr>
            <w:ins w:id="390" w:author="Adriana Analia Cuenca" w:date="2023-09-22T12:11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22/09/2023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3F310" w14:textId="35F1B20D" w:rsidR="00FD6BDC" w:rsidRDefault="00FD6BDC" w:rsidP="0009236C">
            <w:pPr>
              <w:pStyle w:val="tabletext0"/>
              <w:jc w:val="center"/>
              <w:rPr>
                <w:ins w:id="391" w:author="Adriana Analia Cuenca" w:date="2023-09-22T12:08:00Z"/>
                <w:bCs/>
                <w:szCs w:val="22"/>
                <w:lang w:val="es-AR"/>
              </w:rPr>
            </w:pPr>
            <w:ins w:id="392" w:author="Adriana Analia Cuenca" w:date="2023-09-22T12:11:00Z">
              <w:r>
                <w:rPr>
                  <w:bCs/>
                  <w:szCs w:val="22"/>
                  <w:lang w:val="es-AR"/>
                </w:rPr>
                <w:t>3.0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7A6AD" w14:textId="07265882" w:rsidR="00FD6BDC" w:rsidRDefault="00FD6BDC" w:rsidP="00FD6BDC">
            <w:pPr>
              <w:pStyle w:val="tabletext0"/>
              <w:rPr>
                <w:ins w:id="393" w:author="Adriana Analia Cuenca" w:date="2023-09-22T12:09:00Z"/>
                <w:rFonts w:cs="Arial"/>
                <w:bCs/>
                <w:lang w:val="es-AR"/>
              </w:rPr>
            </w:pPr>
            <w:ins w:id="394" w:author="Adriana Analia Cuenca" w:date="2023-09-22T12:09:00Z">
              <w:r>
                <w:rPr>
                  <w:rFonts w:cs="Arial"/>
                  <w:bCs/>
                  <w:lang w:val="es-AR"/>
                </w:rPr>
                <w:t>-Se modificó el mapeo de los campos:</w:t>
              </w:r>
            </w:ins>
          </w:p>
          <w:p w14:paraId="6612246B" w14:textId="38D21698" w:rsidR="00FD6BDC" w:rsidRPr="00BD574B" w:rsidRDefault="00FD6BDC" w:rsidP="00FD6BDC">
            <w:pPr>
              <w:widowControl/>
              <w:jc w:val="left"/>
              <w:rPr>
                <w:ins w:id="395" w:author="Adriana Analia Cuenca" w:date="2023-09-22T12:09:00Z"/>
                <w:rFonts w:cs="Arial"/>
                <w:b/>
                <w:bCs/>
                <w:color w:val="000000"/>
                <w:lang w:val="es-MX" w:eastAsia="es-MX"/>
              </w:rPr>
            </w:pPr>
            <w:ins w:id="396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“</w:t>
              </w:r>
            </w:ins>
            <w:ins w:id="397" w:author="Adriana Analia Cuenca" w:date="2023-09-22T12:12:00Z"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 xml:space="preserve">Fecha </w:t>
              </w:r>
              <w:r w:rsid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2</w:t>
              </w:r>
            </w:ins>
            <w:ins w:id="398" w:author="Adriana Analia Cuenca" w:date="2023-09-25T11:39:00Z">
              <w:r w:rsidR="00640351">
                <w:rPr>
                  <w:rFonts w:cs="Arial"/>
                  <w:b/>
                  <w:bCs/>
                  <w:color w:val="000000"/>
                  <w:lang w:val="es-MX" w:eastAsia="es-MX"/>
                </w:rPr>
                <w:t>do</w:t>
              </w:r>
            </w:ins>
            <w:ins w:id="399" w:author="Adriana Analia Cuenca" w:date="2023-09-22T12:12:00Z"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.Vto.</w:t>
              </w:r>
            </w:ins>
            <w:ins w:id="400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”</w:t>
              </w:r>
            </w:ins>
          </w:p>
          <w:p w14:paraId="610C1A73" w14:textId="2DB3E743" w:rsidR="00FD6BDC" w:rsidRPr="00BD574B" w:rsidRDefault="00FD6BDC" w:rsidP="00FD6BDC">
            <w:pPr>
              <w:widowControl/>
              <w:jc w:val="left"/>
              <w:rPr>
                <w:ins w:id="401" w:author="Adriana Analia Cuenca" w:date="2023-09-22T12:09:00Z"/>
                <w:rFonts w:cs="Arial"/>
                <w:b/>
                <w:bCs/>
                <w:color w:val="000000"/>
                <w:lang w:val="es-MX" w:eastAsia="es-MX"/>
              </w:rPr>
            </w:pPr>
            <w:ins w:id="402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“Importe</w:t>
              </w:r>
            </w:ins>
            <w:ins w:id="403" w:author="Adriana Analia Cuenca" w:date="2023-09-22T12:13:00Z"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 xml:space="preserve"> </w:t>
              </w:r>
              <w:r w:rsid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2</w:t>
              </w:r>
            </w:ins>
            <w:ins w:id="404" w:author="Adriana Analia Cuenca" w:date="2023-09-25T11:39:00Z">
              <w:r w:rsidR="00640351">
                <w:rPr>
                  <w:rFonts w:cs="Arial"/>
                  <w:b/>
                  <w:bCs/>
                  <w:color w:val="000000"/>
                  <w:lang w:val="es-MX" w:eastAsia="es-MX"/>
                </w:rPr>
                <w:t>do</w:t>
              </w:r>
            </w:ins>
            <w:ins w:id="405" w:author="Adriana Analia Cuenca" w:date="2023-09-22T12:13:00Z"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.Vto.</w:t>
              </w:r>
            </w:ins>
            <w:ins w:id="406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”</w:t>
              </w:r>
            </w:ins>
          </w:p>
          <w:p w14:paraId="285F981A" w14:textId="28474C51" w:rsidR="00FD6BDC" w:rsidRPr="00BD574B" w:rsidRDefault="00FD6BDC" w:rsidP="00FD6BDC">
            <w:pPr>
              <w:widowControl/>
              <w:jc w:val="left"/>
              <w:rPr>
                <w:ins w:id="407" w:author="Adriana Analia Cuenca" w:date="2023-09-22T12:09:00Z"/>
                <w:rFonts w:cs="Arial"/>
                <w:b/>
                <w:bCs/>
                <w:color w:val="000000"/>
                <w:lang w:val="es-MX" w:eastAsia="es-MX"/>
              </w:rPr>
            </w:pPr>
            <w:ins w:id="408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“</w:t>
              </w:r>
            </w:ins>
            <w:ins w:id="409" w:author="Adriana Analia Cuenca" w:date="2023-09-22T12:13:00Z"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 xml:space="preserve">Fecha </w:t>
              </w:r>
              <w:r w:rsid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3</w:t>
              </w:r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er.Vto.</w:t>
              </w:r>
            </w:ins>
            <w:ins w:id="410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”</w:t>
              </w:r>
            </w:ins>
          </w:p>
          <w:p w14:paraId="765AED9E" w14:textId="74B0B92F" w:rsidR="00FD6BDC" w:rsidRPr="00BD574B" w:rsidRDefault="00FD6BDC" w:rsidP="00FD6BDC">
            <w:pPr>
              <w:widowControl/>
              <w:jc w:val="left"/>
              <w:rPr>
                <w:ins w:id="411" w:author="Adriana Analia Cuenca" w:date="2023-09-22T12:09:00Z"/>
                <w:rFonts w:cs="Arial"/>
                <w:b/>
                <w:bCs/>
                <w:color w:val="000000"/>
                <w:lang w:val="es-MX" w:eastAsia="es-MX"/>
              </w:rPr>
            </w:pPr>
            <w:ins w:id="412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“Importe</w:t>
              </w:r>
            </w:ins>
            <w:ins w:id="413" w:author="Adriana Analia Cuenca" w:date="2023-09-22T12:13:00Z"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 xml:space="preserve"> </w:t>
              </w:r>
              <w:r w:rsid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3</w:t>
              </w:r>
              <w:r w:rsidR="004F4DEA" w:rsidRPr="004F4DEA">
                <w:rPr>
                  <w:rFonts w:cs="Arial"/>
                  <w:b/>
                  <w:bCs/>
                  <w:color w:val="000000"/>
                  <w:lang w:val="es-MX" w:eastAsia="es-MX"/>
                </w:rPr>
                <w:t>er.Vto.</w:t>
              </w:r>
            </w:ins>
            <w:ins w:id="414" w:author="Adriana Analia Cuenca" w:date="2023-09-22T12:09:00Z">
              <w:r w:rsidRPr="00BD574B">
                <w:rPr>
                  <w:rFonts w:cs="Arial"/>
                  <w:b/>
                  <w:bCs/>
                  <w:color w:val="000000"/>
                  <w:lang w:val="es-MX" w:eastAsia="es-MX"/>
                </w:rPr>
                <w:t>”</w:t>
              </w:r>
            </w:ins>
          </w:p>
          <w:p w14:paraId="39593129" w14:textId="77777777" w:rsidR="00FD6BDC" w:rsidRDefault="00FD6BDC" w:rsidP="00FD6BDC">
            <w:pPr>
              <w:pStyle w:val="tabletext0"/>
              <w:rPr>
                <w:ins w:id="415" w:author="Adriana Analia Cuenca" w:date="2023-09-22T12:09:00Z"/>
                <w:rFonts w:cs="Arial"/>
                <w:color w:val="000000"/>
                <w:lang w:val="es-MX" w:eastAsia="es-MX"/>
              </w:rPr>
            </w:pPr>
            <w:ins w:id="416" w:author="Adriana Analia Cuenca" w:date="2023-09-22T12:09:00Z">
              <w:r>
                <w:rPr>
                  <w:rFonts w:cs="Arial"/>
                  <w:color w:val="000000"/>
                  <w:lang w:val="es-MX" w:eastAsia="es-MX"/>
                </w:rPr>
                <w:t>en el detalle del archivo de base de deuda. Punto 7C</w:t>
              </w:r>
            </w:ins>
          </w:p>
          <w:p w14:paraId="48407CFC" w14:textId="05B1EA7D" w:rsidR="00FD6BDC" w:rsidRDefault="00FD6BDC">
            <w:pPr>
              <w:pStyle w:val="tabletext0"/>
              <w:rPr>
                <w:ins w:id="417" w:author="Adriana Analia Cuenca" w:date="2023-09-22T12:08:00Z"/>
                <w:rFonts w:cs="Arial"/>
                <w:bCs/>
                <w:lang w:val="es-AR"/>
              </w:rPr>
              <w:pPrChange w:id="418" w:author="Adriana Analia Cuenca" w:date="2023-09-22T12:09:00Z">
                <w:pPr>
                  <w:pStyle w:val="tabletext0"/>
                  <w:numPr>
                    <w:numId w:val="41"/>
                  </w:numPr>
                  <w:ind w:left="183" w:hanging="183"/>
                </w:pPr>
              </w:pPrChange>
            </w:pPr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7B705" w14:textId="172A0244" w:rsidR="00FD6BDC" w:rsidRDefault="00FD6BDC" w:rsidP="00E15F4E">
            <w:pPr>
              <w:pStyle w:val="tabletext0"/>
              <w:jc w:val="center"/>
              <w:rPr>
                <w:ins w:id="419" w:author="Adriana Analia Cuenca" w:date="2023-09-22T12:08:00Z"/>
                <w:rFonts w:cs="Arial"/>
                <w:bCs/>
                <w:lang w:val="es-AR"/>
              </w:rPr>
            </w:pPr>
            <w:ins w:id="420" w:author="Adriana Analia Cuenca" w:date="2023-09-22T12:10:00Z">
              <w:r>
                <w:rPr>
                  <w:rFonts w:cs="Arial"/>
                  <w:bCs/>
                  <w:lang w:val="es-AR"/>
                </w:rPr>
                <w:t>Adriana Cuenca</w:t>
              </w:r>
            </w:ins>
          </w:p>
        </w:tc>
      </w:tr>
      <w:tr w:rsidR="006666E5" w:rsidRPr="00396A72" w14:paraId="503DEDFC" w14:textId="77777777" w:rsidTr="00582FEC">
        <w:trPr>
          <w:cantSplit/>
          <w:jc w:val="center"/>
          <w:ins w:id="421" w:author="Adriana Analia Cuenca" w:date="2024-02-22T11:25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9E454" w14:textId="0F45241F" w:rsidR="006666E5" w:rsidRDefault="006666E5" w:rsidP="006666E5">
            <w:pPr>
              <w:pStyle w:val="NormalWebCODE"/>
              <w:jc w:val="center"/>
              <w:rPr>
                <w:ins w:id="422" w:author="Adriana Analia Cuenca" w:date="2024-02-22T11:25:00Z"/>
                <w:rFonts w:ascii="Arial" w:hAnsi="Arial" w:cs="Arial"/>
                <w:sz w:val="20"/>
                <w:szCs w:val="20"/>
                <w:lang w:val="es-AR"/>
              </w:rPr>
            </w:pPr>
            <w:ins w:id="423" w:author="Adriana Analia Cuenca" w:date="2024-02-22T11:25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lastRenderedPageBreak/>
                <w:t>02/02/2024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92E79" w14:textId="67D44635" w:rsidR="006666E5" w:rsidRDefault="006666E5" w:rsidP="006666E5">
            <w:pPr>
              <w:pStyle w:val="tabletext0"/>
              <w:jc w:val="center"/>
              <w:rPr>
                <w:ins w:id="424" w:author="Adriana Analia Cuenca" w:date="2024-02-22T11:25:00Z"/>
                <w:bCs/>
                <w:szCs w:val="22"/>
                <w:lang w:val="es-AR"/>
              </w:rPr>
            </w:pPr>
            <w:ins w:id="425" w:author="Adriana Analia Cuenca" w:date="2024-02-22T11:25:00Z">
              <w:r>
                <w:rPr>
                  <w:bCs/>
                  <w:szCs w:val="22"/>
                  <w:lang w:val="es-AR"/>
                </w:rPr>
                <w:t>3.1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8CE7E" w14:textId="687D3F2A" w:rsidR="006666E5" w:rsidRDefault="006666E5" w:rsidP="006666E5">
            <w:pPr>
              <w:pStyle w:val="tabletext0"/>
              <w:rPr>
                <w:ins w:id="426" w:author="Adriana Analia Cuenca" w:date="2024-02-22T11:25:00Z"/>
                <w:rFonts w:cs="Arial"/>
                <w:bCs/>
                <w:lang w:val="es-AR"/>
              </w:rPr>
            </w:pPr>
            <w:ins w:id="427" w:author="Adriana Analia Cuenca" w:date="2024-02-22T11:25:00Z">
              <w:r>
                <w:rPr>
                  <w:rFonts w:cs="Arial"/>
                  <w:bCs/>
                  <w:lang w:val="es-AR"/>
                </w:rPr>
                <w:t>Se agrega un filtro en los registros para el armado del archivo para la entidad. Punto 7 C “Aplicar Formato para entidad”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69F66" w14:textId="27ED2F49" w:rsidR="006666E5" w:rsidRDefault="006666E5" w:rsidP="006666E5">
            <w:pPr>
              <w:pStyle w:val="tabletext0"/>
              <w:jc w:val="center"/>
              <w:rPr>
                <w:ins w:id="428" w:author="Adriana Analia Cuenca" w:date="2024-02-22T11:25:00Z"/>
                <w:rFonts w:cs="Arial"/>
                <w:bCs/>
                <w:lang w:val="es-AR"/>
              </w:rPr>
            </w:pPr>
            <w:ins w:id="429" w:author="Adriana Analia Cuenca" w:date="2024-02-22T11:25:00Z">
              <w:r>
                <w:rPr>
                  <w:rFonts w:cs="Arial"/>
                  <w:bCs/>
                  <w:lang w:val="es-AR"/>
                </w:rPr>
                <w:t>Adriana Cuenca</w:t>
              </w:r>
            </w:ins>
          </w:p>
        </w:tc>
      </w:tr>
      <w:tr w:rsidR="001140BF" w:rsidRPr="00396A72" w14:paraId="4D4E79BD" w14:textId="77777777" w:rsidTr="00582FEC">
        <w:trPr>
          <w:cantSplit/>
          <w:jc w:val="center"/>
          <w:ins w:id="430" w:author="Adriana Analia Cuenca" w:date="2024-02-22T14:59:00Z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57F59" w14:textId="2931C263" w:rsidR="001140BF" w:rsidRDefault="001140BF" w:rsidP="006666E5">
            <w:pPr>
              <w:pStyle w:val="NormalWebCODE"/>
              <w:jc w:val="center"/>
              <w:rPr>
                <w:ins w:id="431" w:author="Adriana Analia Cuenca" w:date="2024-02-22T14:59:00Z"/>
                <w:rFonts w:ascii="Arial" w:hAnsi="Arial" w:cs="Arial"/>
                <w:sz w:val="20"/>
                <w:szCs w:val="20"/>
                <w:lang w:val="es-AR"/>
              </w:rPr>
            </w:pPr>
            <w:ins w:id="432" w:author="Adriana Analia Cuenca" w:date="2024-02-22T15:00:00Z">
              <w:r>
                <w:rPr>
                  <w:rFonts w:ascii="Arial" w:hAnsi="Arial" w:cs="Arial"/>
                  <w:sz w:val="20"/>
                  <w:szCs w:val="20"/>
                  <w:lang w:val="es-AR"/>
                </w:rPr>
                <w:t>22/02/2024</w:t>
              </w:r>
            </w:ins>
          </w:p>
        </w:tc>
        <w:tc>
          <w:tcPr>
            <w:tcW w:w="10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37E2E" w14:textId="5203DA6A" w:rsidR="001140BF" w:rsidRDefault="001140BF" w:rsidP="006666E5">
            <w:pPr>
              <w:pStyle w:val="tabletext0"/>
              <w:jc w:val="center"/>
              <w:rPr>
                <w:ins w:id="433" w:author="Adriana Analia Cuenca" w:date="2024-02-22T14:59:00Z"/>
                <w:bCs/>
                <w:szCs w:val="22"/>
                <w:lang w:val="es-AR"/>
              </w:rPr>
            </w:pPr>
            <w:ins w:id="434" w:author="Adriana Analia Cuenca" w:date="2024-02-22T14:59:00Z">
              <w:r>
                <w:rPr>
                  <w:bCs/>
                  <w:szCs w:val="22"/>
                  <w:lang w:val="es-AR"/>
                </w:rPr>
                <w:t>3.2</w:t>
              </w:r>
            </w:ins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C8680" w14:textId="7C563EF5" w:rsidR="001140BF" w:rsidRDefault="001140BF" w:rsidP="006666E5">
            <w:pPr>
              <w:pStyle w:val="tabletext0"/>
              <w:rPr>
                <w:ins w:id="435" w:author="Adriana Analia Cuenca" w:date="2024-02-22T14:59:00Z"/>
                <w:rFonts w:cs="Arial"/>
                <w:bCs/>
                <w:lang w:val="es-AR"/>
              </w:rPr>
            </w:pPr>
            <w:ins w:id="436" w:author="Adriana Analia Cuenca" w:date="2024-02-22T14:59:00Z">
              <w:r>
                <w:rPr>
                  <w:rFonts w:cs="Arial"/>
                  <w:bCs/>
                  <w:lang w:val="es-AR"/>
                </w:rPr>
                <w:t xml:space="preserve">Se modifica mapea del campo </w:t>
              </w:r>
              <w:r w:rsidRPr="001140BF">
                <w:rPr>
                  <w:rFonts w:cs="Arial"/>
                  <w:bCs/>
                  <w:lang w:val="es-AR"/>
                </w:rPr>
                <w:t>Cant.Registros</w:t>
              </w:r>
              <w:r>
                <w:rPr>
                  <w:rFonts w:cs="Arial"/>
                  <w:bCs/>
                  <w:lang w:val="es-AR"/>
                </w:rPr>
                <w:t xml:space="preserve"> </w:t>
              </w:r>
            </w:ins>
            <w:ins w:id="437" w:author="Adriana Analia Cuenca" w:date="2024-02-22T15:00:00Z">
              <w:r>
                <w:rPr>
                  <w:rFonts w:cs="Arial"/>
                  <w:bCs/>
                  <w:lang w:val="es-AR"/>
                </w:rPr>
                <w:t>en el pie de</w:t>
              </w:r>
              <w:r w:rsidR="000A5F2D">
                <w:rPr>
                  <w:rFonts w:cs="Arial"/>
                  <w:bCs/>
                  <w:lang w:val="es-AR"/>
                </w:rPr>
                <w:t>l</w:t>
              </w:r>
              <w:r>
                <w:rPr>
                  <w:rFonts w:cs="Arial"/>
                  <w:bCs/>
                  <w:lang w:val="es-AR"/>
                </w:rPr>
                <w:t xml:space="preserve"> archivo de la entidad.</w:t>
              </w:r>
            </w:ins>
          </w:p>
        </w:tc>
        <w:tc>
          <w:tcPr>
            <w:tcW w:w="16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0A388" w14:textId="5EBAC584" w:rsidR="001140BF" w:rsidRDefault="001140BF" w:rsidP="006666E5">
            <w:pPr>
              <w:pStyle w:val="tabletext0"/>
              <w:jc w:val="center"/>
              <w:rPr>
                <w:ins w:id="438" w:author="Adriana Analia Cuenca" w:date="2024-02-22T14:59:00Z"/>
                <w:rFonts w:cs="Arial"/>
                <w:bCs/>
                <w:lang w:val="es-AR"/>
              </w:rPr>
            </w:pPr>
            <w:ins w:id="439" w:author="Adriana Analia Cuenca" w:date="2024-02-22T15:00:00Z">
              <w:r>
                <w:rPr>
                  <w:rFonts w:cs="Arial"/>
                  <w:bCs/>
                  <w:lang w:val="es-AR"/>
                </w:rPr>
                <w:t>Adriana Cuenca</w:t>
              </w:r>
            </w:ins>
          </w:p>
        </w:tc>
      </w:tr>
    </w:tbl>
    <w:p w14:paraId="1CDAFB56" w14:textId="42416F69" w:rsidR="00BA2640" w:rsidRPr="00396A72" w:rsidDel="00FD6BDC" w:rsidRDefault="00BA2640" w:rsidP="00BA2640">
      <w:pPr>
        <w:pStyle w:val="Ttulo"/>
        <w:rPr>
          <w:del w:id="440" w:author="Adriana Analia Cuenca" w:date="2023-09-22T12:12:00Z"/>
        </w:rPr>
      </w:pPr>
    </w:p>
    <w:p w14:paraId="17E8D4C8" w14:textId="47A9AE4C" w:rsidR="00BA2640" w:rsidRPr="00396A72" w:rsidRDefault="00BA2640">
      <w:pPr>
        <w:widowControl/>
        <w:jc w:val="left"/>
        <w:rPr>
          <w:rFonts w:cs="Arial"/>
          <w:b/>
          <w:szCs w:val="22"/>
        </w:rPr>
      </w:pPr>
      <w:del w:id="441" w:author="Adriana Analia Cuenca" w:date="2023-09-22T12:12:00Z">
        <w:r w:rsidRPr="00396A72" w:rsidDel="00FD6BDC">
          <w:rPr>
            <w:rFonts w:cs="Arial"/>
            <w:szCs w:val="22"/>
          </w:rPr>
          <w:br w:type="page"/>
        </w:r>
      </w:del>
    </w:p>
    <w:p w14:paraId="5A37BB85" w14:textId="77777777" w:rsidR="00540BF6" w:rsidRPr="00396A72" w:rsidRDefault="00540BF6" w:rsidP="004751E6">
      <w:pPr>
        <w:pStyle w:val="EstiloTtulo1IzquierdaAntes0ptoDespus0pto"/>
      </w:pPr>
      <w:bookmarkStart w:id="442" w:name="_Toc116445655"/>
      <w:bookmarkStart w:id="443" w:name="_Toc146688078"/>
      <w:bookmarkStart w:id="444" w:name="_Toc1655859"/>
      <w:bookmarkStart w:id="445" w:name="_Toc510334165"/>
      <w:bookmarkEnd w:id="210"/>
      <w:bookmarkEnd w:id="211"/>
      <w:r w:rsidRPr="00396A72">
        <w:t>ALCANCE</w:t>
      </w:r>
      <w:bookmarkEnd w:id="442"/>
      <w:bookmarkEnd w:id="443"/>
      <w:bookmarkEnd w:id="444"/>
    </w:p>
    <w:p w14:paraId="2721C65E" w14:textId="77777777" w:rsidR="006C3AE6" w:rsidRPr="00990F3E" w:rsidRDefault="006A338F" w:rsidP="006C3AE6">
      <w:pPr>
        <w:widowControl/>
        <w:jc w:val="left"/>
        <w:rPr>
          <w:rFonts w:cs="Arial"/>
          <w:lang w:val="es-MX" w:eastAsia="es-MX"/>
        </w:rPr>
      </w:pPr>
      <w:r>
        <w:rPr>
          <w:rFonts w:cs="Arial"/>
          <w:lang w:val="es-MX" w:eastAsia="es-MX"/>
        </w:rPr>
        <w:t>Pago Mis Cuentas</w:t>
      </w:r>
      <w:r w:rsidR="006C3AE6" w:rsidRPr="00990F3E">
        <w:rPr>
          <w:rFonts w:cs="Arial"/>
          <w:lang w:val="es-MX" w:eastAsia="es-MX"/>
        </w:rPr>
        <w:t xml:space="preserve"> (</w:t>
      </w:r>
      <w:r w:rsidR="00406344">
        <w:rPr>
          <w:rFonts w:cs="Arial"/>
          <w:lang w:val="es-MX" w:eastAsia="es-MX"/>
        </w:rPr>
        <w:t>Plataformas de Pago</w:t>
      </w:r>
      <w:r w:rsidR="006C3AE6" w:rsidRPr="00990F3E">
        <w:rPr>
          <w:rFonts w:cs="Arial"/>
          <w:lang w:val="es-MX" w:eastAsia="es-MX"/>
        </w:rPr>
        <w:t>)</w:t>
      </w:r>
    </w:p>
    <w:p w14:paraId="55C3D0F3" w14:textId="77777777" w:rsidR="006C3AE6" w:rsidRPr="00990F3E" w:rsidRDefault="006C3AE6" w:rsidP="00BD0E81">
      <w:pPr>
        <w:pStyle w:val="Prrafodelista"/>
        <w:widowControl/>
        <w:numPr>
          <w:ilvl w:val="0"/>
          <w:numId w:val="24"/>
        </w:numPr>
        <w:jc w:val="left"/>
        <w:textAlignment w:val="center"/>
        <w:rPr>
          <w:rFonts w:cs="Arial"/>
          <w:lang w:val="es-MX" w:eastAsia="es-MX"/>
        </w:rPr>
      </w:pPr>
      <w:r w:rsidRPr="00990F3E">
        <w:rPr>
          <w:rFonts w:cs="Arial"/>
          <w:lang w:val="es-MX" w:eastAsia="es-MX"/>
        </w:rPr>
        <w:t xml:space="preserve">Objetivo de negocio: El objetivo de esta </w:t>
      </w:r>
      <w:r w:rsidR="00756315">
        <w:rPr>
          <w:rFonts w:cs="Arial"/>
          <w:lang w:val="es-MX" w:eastAsia="es-MX"/>
        </w:rPr>
        <w:t>especificación</w:t>
      </w:r>
      <w:r w:rsidR="00756315" w:rsidRPr="00990F3E">
        <w:rPr>
          <w:rFonts w:cs="Arial"/>
          <w:lang w:val="es-MX" w:eastAsia="es-MX"/>
        </w:rPr>
        <w:t xml:space="preserve"> </w:t>
      </w:r>
      <w:r w:rsidRPr="00990F3E">
        <w:rPr>
          <w:rFonts w:cs="Arial"/>
          <w:lang w:val="es-MX" w:eastAsia="es-MX"/>
        </w:rPr>
        <w:t xml:space="preserve">es </w:t>
      </w:r>
      <w:r w:rsidR="00BD0E81" w:rsidRPr="00990F3E">
        <w:rPr>
          <w:rFonts w:cs="Arial"/>
          <w:lang w:val="es-MX" w:eastAsia="es-MX"/>
        </w:rPr>
        <w:t>enviar los recibos a cobrar a</w:t>
      </w:r>
      <w:r w:rsidR="00EB18FA">
        <w:rPr>
          <w:rFonts w:cs="Arial"/>
          <w:lang w:val="es-MX" w:eastAsia="es-MX"/>
        </w:rPr>
        <w:t xml:space="preserve"> </w:t>
      </w:r>
      <w:r w:rsidR="006A338F">
        <w:rPr>
          <w:rFonts w:cs="Arial"/>
          <w:lang w:val="es-MX" w:eastAsia="es-MX"/>
        </w:rPr>
        <w:t xml:space="preserve">Pago Mis </w:t>
      </w:r>
      <w:del w:id="446" w:author="Luis Adrian Benavidez" w:date="2018-10-22T11:51:00Z">
        <w:r w:rsidR="006A338F" w:rsidDel="009239F1">
          <w:rPr>
            <w:rFonts w:cs="Arial"/>
            <w:lang w:val="es-MX" w:eastAsia="es-MX"/>
          </w:rPr>
          <w:delText>Cuentas</w:delText>
        </w:r>
        <w:r w:rsidR="006A338F" w:rsidRPr="00990F3E" w:rsidDel="009239F1">
          <w:rPr>
            <w:rFonts w:cs="Arial"/>
            <w:lang w:val="es-MX" w:eastAsia="es-MX"/>
          </w:rPr>
          <w:delText xml:space="preserve"> </w:delText>
        </w:r>
        <w:r w:rsidRPr="00990F3E" w:rsidDel="009239F1">
          <w:rPr>
            <w:rFonts w:cs="Arial"/>
            <w:lang w:val="es-MX" w:eastAsia="es-MX"/>
          </w:rPr>
          <w:delText>,</w:delText>
        </w:r>
      </w:del>
      <w:ins w:id="447" w:author="Luis Adrian Benavidez" w:date="2018-10-22T11:51:00Z">
        <w:r w:rsidR="009239F1">
          <w:rPr>
            <w:rFonts w:cs="Arial"/>
            <w:lang w:val="es-MX" w:eastAsia="es-MX"/>
          </w:rPr>
          <w:t>Cuentas</w:t>
        </w:r>
        <w:r w:rsidR="009239F1" w:rsidRPr="00990F3E">
          <w:rPr>
            <w:rFonts w:cs="Arial"/>
            <w:lang w:val="es-MX" w:eastAsia="es-MX"/>
          </w:rPr>
          <w:t>,</w:t>
        </w:r>
      </w:ins>
      <w:r w:rsidRPr="00990F3E">
        <w:rPr>
          <w:rFonts w:cs="Arial"/>
          <w:lang w:val="es-MX" w:eastAsia="es-MX"/>
        </w:rPr>
        <w:t xml:space="preserve"> a través del procesamiento del archivo de </w:t>
      </w:r>
      <w:r w:rsidR="009907A1" w:rsidRPr="00990F3E">
        <w:rPr>
          <w:rFonts w:cs="Arial"/>
          <w:lang w:val="es-MX" w:eastAsia="es-MX"/>
        </w:rPr>
        <w:t>deuda a cobrar</w:t>
      </w:r>
      <w:r w:rsidRPr="00990F3E">
        <w:rPr>
          <w:rFonts w:cs="Arial"/>
          <w:lang w:val="es-MX" w:eastAsia="es-MX"/>
        </w:rPr>
        <w:t xml:space="preserve"> </w:t>
      </w:r>
      <w:r w:rsidR="00BD0E81" w:rsidRPr="00990F3E">
        <w:rPr>
          <w:rFonts w:cs="Arial"/>
          <w:lang w:val="es-MX" w:eastAsia="es-MX"/>
        </w:rPr>
        <w:t>extraído desde SAP</w:t>
      </w:r>
      <w:r w:rsidRPr="00990F3E">
        <w:rPr>
          <w:rFonts w:cs="Arial"/>
          <w:lang w:val="es-MX" w:eastAsia="es-MX"/>
        </w:rPr>
        <w:t xml:space="preserve">. </w:t>
      </w:r>
      <w:r w:rsidR="006A338F" w:rsidRPr="006A338F">
        <w:rPr>
          <w:rFonts w:cs="Arial"/>
          <w:lang w:val="es-MX" w:eastAsia="es-MX"/>
        </w:rPr>
        <w:t xml:space="preserve"> </w:t>
      </w:r>
      <w:r w:rsidR="006A338F">
        <w:rPr>
          <w:rFonts w:cs="Arial"/>
          <w:lang w:val="es-MX" w:eastAsia="es-MX"/>
        </w:rPr>
        <w:t>Pago Mis Cuentas</w:t>
      </w:r>
      <w:r w:rsidR="00BD0E81" w:rsidRPr="00990F3E">
        <w:rPr>
          <w:rFonts w:cs="Arial"/>
          <w:lang w:val="es-MX" w:eastAsia="es-MX"/>
        </w:rPr>
        <w:t xml:space="preserve"> debitará los importes correspondientes de la cuenta de los clientes respectivos.</w:t>
      </w:r>
    </w:p>
    <w:p w14:paraId="5433DB15" w14:textId="77777777" w:rsidR="00BD0E81" w:rsidRPr="00990F3E" w:rsidRDefault="006C3AE6" w:rsidP="00BD0E81">
      <w:pPr>
        <w:pStyle w:val="Prrafodelista"/>
        <w:widowControl/>
        <w:numPr>
          <w:ilvl w:val="0"/>
          <w:numId w:val="24"/>
        </w:numPr>
        <w:jc w:val="left"/>
        <w:textAlignment w:val="center"/>
        <w:rPr>
          <w:lang w:val="es-MX"/>
        </w:rPr>
      </w:pPr>
      <w:r w:rsidRPr="00990F3E">
        <w:rPr>
          <w:rFonts w:cs="Arial"/>
          <w:lang w:val="es-MX" w:eastAsia="es-MX"/>
        </w:rPr>
        <w:t xml:space="preserve">Detalle del proceso: </w:t>
      </w:r>
      <w:r w:rsidR="00BD0E81" w:rsidRPr="00990F3E">
        <w:rPr>
          <w:rFonts w:cs="Arial"/>
          <w:lang w:val="es-MX" w:eastAsia="es-MX"/>
        </w:rPr>
        <w:t xml:space="preserve">GSS envía de forma </w:t>
      </w:r>
      <w:del w:id="448" w:author="Luis Adrian Benavidez" w:date="2018-10-23T17:13:00Z">
        <w:r w:rsidR="00BD0E81" w:rsidRPr="00B216A6" w:rsidDel="00A075F5">
          <w:rPr>
            <w:rFonts w:cs="Arial"/>
            <w:highlight w:val="yellow"/>
            <w:lang w:val="es-MX" w:eastAsia="es-MX"/>
            <w:rPrChange w:id="449" w:author="Dario Sebastian Snieg" w:date="2018-10-22T15:17:00Z">
              <w:rPr>
                <w:rFonts w:cs="Arial"/>
                <w:lang w:val="es-MX" w:eastAsia="es-MX"/>
              </w:rPr>
            </w:rPrChange>
          </w:rPr>
          <w:delText>mensual</w:delText>
        </w:r>
        <w:r w:rsidR="00BD0E81" w:rsidRPr="00990F3E" w:rsidDel="00A075F5">
          <w:rPr>
            <w:rFonts w:cs="Arial"/>
            <w:lang w:val="es-MX" w:eastAsia="es-MX"/>
          </w:rPr>
          <w:delText xml:space="preserve"> </w:delText>
        </w:r>
      </w:del>
      <w:ins w:id="450" w:author="Luis Adrian Benavidez" w:date="2018-10-23T17:13:00Z">
        <w:r w:rsidR="00A075F5">
          <w:rPr>
            <w:rFonts w:cs="Arial"/>
            <w:lang w:val="es-MX" w:eastAsia="es-MX"/>
          </w:rPr>
          <w:t>diaria</w:t>
        </w:r>
        <w:r w:rsidR="00A075F5" w:rsidRPr="00990F3E">
          <w:rPr>
            <w:rFonts w:cs="Arial"/>
            <w:lang w:val="es-MX" w:eastAsia="es-MX"/>
          </w:rPr>
          <w:t xml:space="preserve"> </w:t>
        </w:r>
      </w:ins>
      <w:r w:rsidR="00BD0E81" w:rsidRPr="00990F3E">
        <w:rPr>
          <w:rFonts w:cs="Arial"/>
          <w:lang w:val="es-MX" w:eastAsia="es-MX"/>
        </w:rPr>
        <w:t xml:space="preserve">un archivo TXT con los recibos pendientes de cobro. Se envían recibos emitidos hasta la fecha de envío de archivo, todas las </w:t>
      </w:r>
      <w:r w:rsidR="008952CF" w:rsidRPr="00990F3E">
        <w:rPr>
          <w:rFonts w:cs="Arial"/>
          <w:lang w:val="es-MX" w:eastAsia="es-MX"/>
        </w:rPr>
        <w:t>cuotas vencidas</w:t>
      </w:r>
      <w:r w:rsidR="00BD0E81" w:rsidRPr="00990F3E">
        <w:rPr>
          <w:rFonts w:cs="Arial"/>
          <w:lang w:val="es-MX" w:eastAsia="es-MX"/>
        </w:rPr>
        <w:t xml:space="preserve"> y a vencer hasta la fecha de corte (máximo dos recibos pendientes</w:t>
      </w:r>
      <w:r w:rsidR="0010710C" w:rsidRPr="00990F3E">
        <w:rPr>
          <w:rFonts w:cs="Arial"/>
          <w:lang w:val="es-MX" w:eastAsia="es-MX"/>
        </w:rPr>
        <w:t xml:space="preserve"> por cliente</w:t>
      </w:r>
      <w:r w:rsidR="00BD0E81" w:rsidRPr="00990F3E">
        <w:rPr>
          <w:rFonts w:cs="Arial"/>
          <w:lang w:val="es-MX" w:eastAsia="es-MX"/>
        </w:rPr>
        <w:t xml:space="preserve">) al mes del </w:t>
      </w:r>
      <w:r w:rsidR="008952CF" w:rsidRPr="00990F3E">
        <w:rPr>
          <w:rFonts w:cs="Arial"/>
          <w:lang w:val="es-MX" w:eastAsia="es-MX"/>
        </w:rPr>
        <w:t>proceso</w:t>
      </w:r>
      <w:r w:rsidR="00BD0E81" w:rsidRPr="00990F3E">
        <w:rPr>
          <w:rFonts w:cs="Arial"/>
          <w:lang w:val="es-MX" w:eastAsia="es-MX"/>
        </w:rPr>
        <w:t xml:space="preserve"> correspondientes a las pólizas que se debitan de la cuenta de los clientes.</w:t>
      </w:r>
    </w:p>
    <w:p w14:paraId="6468A88B" w14:textId="77777777" w:rsidR="007443FE" w:rsidRPr="006C3AE6" w:rsidRDefault="00BD0E81" w:rsidP="00BD0E81">
      <w:pPr>
        <w:widowControl/>
        <w:ind w:left="720"/>
        <w:jc w:val="left"/>
        <w:textAlignment w:val="center"/>
        <w:rPr>
          <w:color w:val="FF0000"/>
          <w:lang w:val="es-MX"/>
        </w:rPr>
      </w:pPr>
      <w:r w:rsidRPr="006C3AE6">
        <w:rPr>
          <w:color w:val="FF0000"/>
          <w:lang w:val="es-MX"/>
        </w:rPr>
        <w:t xml:space="preserve"> </w:t>
      </w:r>
    </w:p>
    <w:p w14:paraId="1E16B643" w14:textId="77777777" w:rsidR="00242FFC" w:rsidRPr="00396A72" w:rsidRDefault="00242FFC" w:rsidP="00221D33"/>
    <w:p w14:paraId="685AF30B" w14:textId="77777777" w:rsidR="000633FB" w:rsidRPr="00396A72" w:rsidRDefault="000633FB" w:rsidP="000633FB">
      <w:pPr>
        <w:pStyle w:val="EstiloTtulo1IzquierdaAntes0ptoDespus0pto"/>
      </w:pPr>
      <w:bookmarkStart w:id="451" w:name="_Toc377562689"/>
      <w:bookmarkStart w:id="452" w:name="_Toc1655860"/>
      <w:r w:rsidRPr="00396A72">
        <w:t>DOCUMENTOS RELACIONADOS</w:t>
      </w:r>
      <w:bookmarkEnd w:id="451"/>
      <w:bookmarkEnd w:id="452"/>
    </w:p>
    <w:p w14:paraId="042ACA83" w14:textId="77777777" w:rsidR="000633FB" w:rsidRPr="00396A72" w:rsidRDefault="000633FB" w:rsidP="000633FB">
      <w:r w:rsidRPr="00396A72">
        <w:t>Lista de documentación relacionada con el servicio, su operaciones y componentes comunes utilizados.</w:t>
      </w:r>
    </w:p>
    <w:p w14:paraId="78A7AB13" w14:textId="77777777" w:rsidR="000633FB" w:rsidRDefault="000633FB" w:rsidP="000633FB">
      <w:pPr>
        <w:rPr>
          <w:ins w:id="453" w:author="Luis Adrian Benavidez" w:date="2018-10-22T11:51:00Z"/>
        </w:rPr>
      </w:pPr>
    </w:p>
    <w:tbl>
      <w:tblPr>
        <w:tblW w:w="90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8"/>
        <w:gridCol w:w="2977"/>
        <w:gridCol w:w="4202"/>
      </w:tblGrid>
      <w:tr w:rsidR="009239F1" w:rsidRPr="00396A72" w14:paraId="568ED351" w14:textId="77777777" w:rsidTr="009239F1">
        <w:trPr>
          <w:cantSplit/>
          <w:trHeight w:val="386"/>
          <w:jc w:val="center"/>
          <w:ins w:id="454" w:author="Luis Adrian Benavidez" w:date="2018-10-22T11:52:00Z"/>
        </w:trPr>
        <w:tc>
          <w:tcPr>
            <w:tcW w:w="1838" w:type="dxa"/>
            <w:shd w:val="clear" w:color="auto" w:fill="DBE5F1" w:themeFill="accent1" w:themeFillTint="33"/>
            <w:vAlign w:val="center"/>
          </w:tcPr>
          <w:p w14:paraId="535AED8A" w14:textId="77777777" w:rsidR="009239F1" w:rsidRPr="00396A72" w:rsidRDefault="009239F1" w:rsidP="009239F1">
            <w:pPr>
              <w:pStyle w:val="NormalWebCODE"/>
              <w:jc w:val="center"/>
              <w:rPr>
                <w:ins w:id="455" w:author="Luis Adrian Benavidez" w:date="2018-10-22T11:52:00Z"/>
                <w:rFonts w:ascii="Arial" w:hAnsi="Arial" w:cs="Arial"/>
                <w:b/>
                <w:i/>
                <w:sz w:val="20"/>
                <w:szCs w:val="22"/>
                <w:lang w:val="es-AR"/>
              </w:rPr>
            </w:pPr>
            <w:bookmarkStart w:id="456" w:name="_Hlk527626822"/>
            <w:ins w:id="457" w:author="Luis Adrian Benavidez" w:date="2018-10-22T11:52:00Z">
              <w:r>
                <w:rPr>
                  <w:rFonts w:ascii="Arial" w:hAnsi="Arial" w:cs="Arial"/>
                  <w:b/>
                  <w:i/>
                  <w:sz w:val="20"/>
                  <w:szCs w:val="22"/>
                  <w:lang w:val="es-AR"/>
                </w:rPr>
                <w:t xml:space="preserve">Documentos </w:t>
              </w:r>
            </w:ins>
          </w:p>
        </w:tc>
        <w:tc>
          <w:tcPr>
            <w:tcW w:w="2977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7A7DD" w14:textId="77777777" w:rsidR="009239F1" w:rsidRPr="00396A72" w:rsidRDefault="009239F1" w:rsidP="009239F1">
            <w:pPr>
              <w:pStyle w:val="NormalWebCODE"/>
              <w:jc w:val="center"/>
              <w:rPr>
                <w:ins w:id="458" w:author="Luis Adrian Benavidez" w:date="2018-10-22T11:52:00Z"/>
                <w:rFonts w:ascii="Arial" w:hAnsi="Arial" w:cs="Arial"/>
                <w:b/>
                <w:i/>
                <w:sz w:val="20"/>
                <w:szCs w:val="22"/>
                <w:lang w:val="es-AR"/>
              </w:rPr>
            </w:pPr>
            <w:ins w:id="459" w:author="Luis Adrian Benavidez" w:date="2018-10-22T11:52:00Z">
              <w:r w:rsidRPr="00396A72">
                <w:rPr>
                  <w:rFonts w:ascii="Arial" w:hAnsi="Arial" w:cs="Arial"/>
                  <w:b/>
                  <w:i/>
                  <w:sz w:val="20"/>
                  <w:szCs w:val="22"/>
                  <w:lang w:val="es-AR"/>
                </w:rPr>
                <w:t>Descripción</w:t>
              </w:r>
            </w:ins>
          </w:p>
        </w:tc>
        <w:tc>
          <w:tcPr>
            <w:tcW w:w="4202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FB63B" w14:textId="77777777" w:rsidR="009239F1" w:rsidRPr="00396A72" w:rsidRDefault="009239F1" w:rsidP="009239F1">
            <w:pPr>
              <w:pStyle w:val="NormalWebCODE"/>
              <w:jc w:val="center"/>
              <w:rPr>
                <w:ins w:id="460" w:author="Luis Adrian Benavidez" w:date="2018-10-22T11:52:00Z"/>
                <w:rFonts w:ascii="Arial" w:hAnsi="Arial" w:cs="Arial"/>
                <w:b/>
                <w:i/>
                <w:sz w:val="20"/>
                <w:szCs w:val="22"/>
                <w:lang w:val="es-AR"/>
              </w:rPr>
            </w:pPr>
            <w:ins w:id="461" w:author="Luis Adrian Benavidez" w:date="2018-10-22T11:52:00Z">
              <w:r w:rsidRPr="00396A72">
                <w:rPr>
                  <w:rFonts w:ascii="Arial" w:hAnsi="Arial" w:cs="Arial"/>
                  <w:b/>
                  <w:i/>
                  <w:sz w:val="20"/>
                  <w:szCs w:val="22"/>
                  <w:lang w:val="es-AR"/>
                </w:rPr>
                <w:t>Enlace</w:t>
              </w:r>
            </w:ins>
          </w:p>
        </w:tc>
      </w:tr>
      <w:tr w:rsidR="009239F1" w:rsidRPr="00396A72" w14:paraId="4CEF6938" w14:textId="77777777" w:rsidTr="009239F1">
        <w:trPr>
          <w:cantSplit/>
          <w:jc w:val="center"/>
          <w:ins w:id="462" w:author="Luis Adrian Benavidez" w:date="2018-10-22T11:52:00Z"/>
        </w:trPr>
        <w:tc>
          <w:tcPr>
            <w:tcW w:w="1838" w:type="dxa"/>
            <w:vAlign w:val="center"/>
          </w:tcPr>
          <w:p w14:paraId="404DBB1E" w14:textId="77777777" w:rsidR="009239F1" w:rsidRPr="001230D5" w:rsidRDefault="009239F1" w:rsidP="009239F1">
            <w:pPr>
              <w:pStyle w:val="tabletext0"/>
              <w:jc w:val="left"/>
              <w:rPr>
                <w:ins w:id="463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64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-- HLD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04EEF" w14:textId="77777777" w:rsidR="009239F1" w:rsidRPr="001230D5" w:rsidRDefault="009239F1" w:rsidP="009239F1">
            <w:pPr>
              <w:pStyle w:val="tabletext0"/>
              <w:rPr>
                <w:ins w:id="465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66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Documento HLD (Diseño de alto nivel) para cobranzas masivas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0E2EA" w14:textId="77777777" w:rsidR="009239F1" w:rsidRPr="001230D5" w:rsidRDefault="009239F1" w:rsidP="009239F1">
            <w:pPr>
              <w:autoSpaceDE w:val="0"/>
              <w:autoSpaceDN w:val="0"/>
              <w:rPr>
                <w:ins w:id="467" w:author="Luis Adrian Benavidez" w:date="2018-10-22T11:52:00Z"/>
                <w:rStyle w:val="Hipervnculo"/>
                <w:rFonts w:cs="Arial"/>
                <w:sz w:val="18"/>
                <w:szCs w:val="18"/>
              </w:rPr>
            </w:pPr>
            <w:ins w:id="468" w:author="Luis Adrian Benavidez" w:date="2018-10-22T11:52:00Z">
              <w:r>
                <w:fldChar w:fldCharType="begin"/>
              </w:r>
              <w:r>
                <w:instrText xml:space="preserve"> HYPERLINK "https://signecon.gruposancorseguros.com/pages/viewpage.action?pageId=98152159" </w:instrText>
              </w:r>
              <w:r>
                <w:fldChar w:fldCharType="separate"/>
              </w:r>
              <w:r w:rsidRPr="001230D5"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https://signecon.gruposancorseguros.com/pages/viewpage.action?pageId=98152159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  <w:r w:rsidRPr="001230D5">
                <w:rPr>
                  <w:rStyle w:val="Hipervnculo"/>
                  <w:rFonts w:cs="Arial"/>
                  <w:sz w:val="18"/>
                  <w:szCs w:val="18"/>
                </w:rPr>
                <w:t xml:space="preserve"> </w:t>
              </w:r>
            </w:ins>
          </w:p>
          <w:p w14:paraId="41FE1EC6" w14:textId="77777777" w:rsidR="009239F1" w:rsidRPr="001230D5" w:rsidRDefault="009239F1" w:rsidP="009239F1">
            <w:pPr>
              <w:pStyle w:val="tabletext0"/>
              <w:spacing w:after="0"/>
              <w:jc w:val="center"/>
              <w:rPr>
                <w:ins w:id="469" w:author="Luis Adrian Benavidez" w:date="2018-10-22T11:52:00Z"/>
                <w:rStyle w:val="Hipervnculo"/>
                <w:rFonts w:cs="Arial"/>
                <w:sz w:val="18"/>
                <w:szCs w:val="18"/>
                <w:lang w:eastAsia="en-US"/>
              </w:rPr>
            </w:pPr>
          </w:p>
        </w:tc>
      </w:tr>
      <w:tr w:rsidR="009239F1" w:rsidRPr="00396A72" w14:paraId="35EAF2FC" w14:textId="77777777" w:rsidTr="009239F1">
        <w:trPr>
          <w:cantSplit/>
          <w:jc w:val="center"/>
          <w:ins w:id="470" w:author="Luis Adrian Benavidez" w:date="2018-10-22T11:52:00Z"/>
        </w:trPr>
        <w:tc>
          <w:tcPr>
            <w:tcW w:w="1838" w:type="dxa"/>
            <w:vAlign w:val="center"/>
          </w:tcPr>
          <w:p w14:paraId="17A47AA3" w14:textId="77777777" w:rsidR="009239F1" w:rsidRPr="001230D5" w:rsidRDefault="009239F1" w:rsidP="009239F1">
            <w:pPr>
              <w:pStyle w:val="tabletext0"/>
              <w:jc w:val="left"/>
              <w:rPr>
                <w:ins w:id="471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72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-- Tabla Intemedia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18B45" w14:textId="77777777" w:rsidR="009239F1" w:rsidRPr="001230D5" w:rsidRDefault="009239F1" w:rsidP="009239F1">
            <w:pPr>
              <w:pStyle w:val="tabletext0"/>
              <w:rPr>
                <w:ins w:id="473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74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Tabla con Valores Fijos para cada entidad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8978F" w14:textId="77777777" w:rsidR="009239F1" w:rsidRPr="001230D5" w:rsidRDefault="009239F1" w:rsidP="009239F1">
            <w:pPr>
              <w:autoSpaceDE w:val="0"/>
              <w:autoSpaceDN w:val="0"/>
              <w:rPr>
                <w:ins w:id="475" w:author="Luis Adrian Benavidez" w:date="2018-10-22T11:52:00Z"/>
                <w:rStyle w:val="Hipervnculo"/>
                <w:rFonts w:cs="Arial"/>
                <w:sz w:val="18"/>
                <w:szCs w:val="18"/>
              </w:rPr>
            </w:pPr>
            <w:ins w:id="476" w:author="Luis Adrian Benavidez" w:date="2018-10-22T11:52:00Z">
              <w:r>
                <w:fldChar w:fldCharType="begin"/>
              </w:r>
              <w:r>
                <w:instrText xml:space="preserve"> HYPERLINK "https://signecon.gruposancorseguros.com/display/PERP/COPEs+-+Tabla+intermedia" </w:instrText>
              </w:r>
              <w:r>
                <w:fldChar w:fldCharType="separate"/>
              </w:r>
              <w:r w:rsidRPr="001230D5"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https://signecon.gruposancorseguros.com/display/PERP/COPEs+-+Tabla+intermedia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</w:ins>
          </w:p>
        </w:tc>
      </w:tr>
      <w:tr w:rsidR="009239F1" w:rsidRPr="00396A72" w14:paraId="28233AA1" w14:textId="77777777" w:rsidTr="009239F1">
        <w:trPr>
          <w:cantSplit/>
          <w:jc w:val="center"/>
          <w:ins w:id="477" w:author="Luis Adrian Benavidez" w:date="2018-10-22T11:52:00Z"/>
        </w:trPr>
        <w:tc>
          <w:tcPr>
            <w:tcW w:w="1838" w:type="dxa"/>
            <w:vAlign w:val="center"/>
          </w:tcPr>
          <w:p w14:paraId="11788392" w14:textId="77777777" w:rsidR="009239F1" w:rsidRPr="001230D5" w:rsidRDefault="009239F1" w:rsidP="009239F1">
            <w:pPr>
              <w:pStyle w:val="tabletext0"/>
              <w:jc w:val="left"/>
              <w:rPr>
                <w:ins w:id="478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79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--Carpetas FTP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C303C" w14:textId="77777777" w:rsidR="009239F1" w:rsidRPr="001230D5" w:rsidRDefault="009239F1" w:rsidP="009239F1">
            <w:pPr>
              <w:pStyle w:val="tabletext0"/>
              <w:rPr>
                <w:ins w:id="480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81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Listado de todas las rutas FTP de las entidades y de SAP que se utilizarán en la integración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3507B" w14:textId="77777777" w:rsidR="009239F1" w:rsidRPr="001230D5" w:rsidRDefault="009239F1" w:rsidP="009239F1">
            <w:pPr>
              <w:autoSpaceDE w:val="0"/>
              <w:autoSpaceDN w:val="0"/>
              <w:rPr>
                <w:ins w:id="482" w:author="Luis Adrian Benavidez" w:date="2018-10-22T11:52:00Z"/>
                <w:rStyle w:val="Hipervnculo"/>
                <w:rFonts w:cs="Arial"/>
                <w:sz w:val="18"/>
                <w:szCs w:val="18"/>
              </w:rPr>
            </w:pPr>
            <w:ins w:id="483" w:author="Luis Adrian Benavidez" w:date="2018-10-22T11:52:00Z">
              <w:r>
                <w:fldChar w:fldCharType="begin"/>
              </w:r>
              <w:r>
                <w:instrText xml:space="preserve"> HYPERLINK "https://signecon.gruposancorseguros.com/display/PERP/COPEs+-+Estructura+carpetas+FTP" </w:instrText>
              </w:r>
              <w:r>
                <w:fldChar w:fldCharType="separate"/>
              </w:r>
              <w:r w:rsidRPr="001230D5"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https://signecon.gruposancorseguros.com/display/PERP/COPEs+-+Estructura+carpetas+FTP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</w:ins>
          </w:p>
        </w:tc>
      </w:tr>
      <w:tr w:rsidR="009239F1" w:rsidRPr="00396A72" w14:paraId="2CDDD1DE" w14:textId="77777777" w:rsidTr="009239F1">
        <w:trPr>
          <w:cantSplit/>
          <w:jc w:val="center"/>
          <w:ins w:id="484" w:author="Luis Adrian Benavidez" w:date="2018-10-22T11:52:00Z"/>
        </w:trPr>
        <w:tc>
          <w:tcPr>
            <w:tcW w:w="1838" w:type="dxa"/>
            <w:vAlign w:val="center"/>
          </w:tcPr>
          <w:p w14:paraId="6A8CF1F3" w14:textId="77777777" w:rsidR="009239F1" w:rsidRPr="001230D5" w:rsidRDefault="009239F1" w:rsidP="009239F1">
            <w:pPr>
              <w:pStyle w:val="tabletext0"/>
              <w:jc w:val="left"/>
              <w:rPr>
                <w:ins w:id="485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86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-- Tabla Notificación de mails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AF1B6" w14:textId="77777777" w:rsidR="009239F1" w:rsidRPr="001230D5" w:rsidRDefault="009239F1" w:rsidP="009239F1">
            <w:pPr>
              <w:pStyle w:val="tabletext0"/>
              <w:rPr>
                <w:ins w:id="487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488" w:author="Luis Adrian Benavidez" w:date="2018-10-22T11:52:00Z">
              <w:r w:rsidRPr="001230D5">
                <w:rPr>
                  <w:rFonts w:cs="Arial"/>
                  <w:bCs/>
                  <w:sz w:val="18"/>
                  <w:szCs w:val="18"/>
                  <w:lang w:val="es-AR"/>
                </w:rPr>
                <w:t>Documento que explica cómo se deben enviar los mails tanto por fin ok del proceso como por errores en el proceso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7A550" w14:textId="77777777" w:rsidR="009239F1" w:rsidRPr="001230D5" w:rsidRDefault="009239F1" w:rsidP="009239F1">
            <w:pPr>
              <w:autoSpaceDE w:val="0"/>
              <w:autoSpaceDN w:val="0"/>
              <w:rPr>
                <w:ins w:id="489" w:author="Luis Adrian Benavidez" w:date="2018-10-22T11:52:00Z"/>
                <w:rStyle w:val="Hipervnculo"/>
                <w:rFonts w:cs="Arial"/>
                <w:sz w:val="18"/>
                <w:szCs w:val="18"/>
              </w:rPr>
            </w:pPr>
            <w:ins w:id="490" w:author="Luis Adrian Benavidez" w:date="2018-10-22T11:52:00Z">
              <w:r>
                <w:fldChar w:fldCharType="begin"/>
              </w:r>
              <w:r>
                <w:instrText xml:space="preserve"> HYPERLINK "https://signecon.gruposancorseguros.com/display/PERP/COPEs+-+Tabla+Emails" \t "_blank" </w:instrText>
              </w:r>
              <w:r>
                <w:fldChar w:fldCharType="separate"/>
              </w:r>
              <w:r w:rsidRPr="001230D5"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https://signecon.gruposancorseguros.com/display/PERP/COPEs+-+Tabla+Emails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  <w:r w:rsidRPr="001230D5">
                <w:rPr>
                  <w:rStyle w:val="Hipervnculo"/>
                  <w:rFonts w:cs="Arial"/>
                  <w:sz w:val="18"/>
                  <w:szCs w:val="18"/>
                </w:rPr>
                <w:t> </w:t>
              </w:r>
            </w:ins>
          </w:p>
        </w:tc>
      </w:tr>
      <w:tr w:rsidR="009239F1" w:rsidRPr="00396A72" w14:paraId="06C2575E" w14:textId="77777777" w:rsidTr="009239F1">
        <w:trPr>
          <w:cantSplit/>
          <w:jc w:val="center"/>
          <w:ins w:id="491" w:author="Luis Adrian Benavidez" w:date="2018-10-22T11:52:00Z"/>
        </w:trPr>
        <w:tc>
          <w:tcPr>
            <w:tcW w:w="1838" w:type="dxa"/>
            <w:vAlign w:val="center"/>
          </w:tcPr>
          <w:p w14:paraId="54C90963" w14:textId="77777777" w:rsidR="009239F1" w:rsidRPr="00DA7653" w:rsidRDefault="009239F1" w:rsidP="009239F1">
            <w:pPr>
              <w:pStyle w:val="tabletext0"/>
              <w:jc w:val="left"/>
              <w:rPr>
                <w:ins w:id="492" w:author="Luis Adrian Benavidez" w:date="2018-10-22T11:52:00Z"/>
                <w:sz w:val="18"/>
                <w:szCs w:val="18"/>
                <w:lang w:val="es-AR"/>
              </w:rPr>
            </w:pPr>
            <w:ins w:id="493" w:author="Luis Adrian Benavidez" w:date="2018-10-22T11:52:00Z">
              <w:r w:rsidRPr="00DA7653">
                <w:rPr>
                  <w:rFonts w:cs="Arial"/>
                  <w:bCs/>
                  <w:sz w:val="18"/>
                  <w:szCs w:val="18"/>
                  <w:lang w:val="es-AR"/>
                </w:rPr>
                <w:t>-- Almacenamiento de transacciones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A0FB4" w14:textId="77777777" w:rsidR="009239F1" w:rsidRPr="00DA7653" w:rsidRDefault="009239F1" w:rsidP="009239F1">
            <w:pPr>
              <w:pStyle w:val="tabletext0"/>
              <w:jc w:val="left"/>
              <w:rPr>
                <w:ins w:id="494" w:author="Luis Adrian Benavidez" w:date="2018-10-22T11:52:00Z"/>
                <w:sz w:val="18"/>
                <w:szCs w:val="18"/>
                <w:lang w:val="es-AR"/>
              </w:rPr>
            </w:pPr>
            <w:ins w:id="495" w:author="Luis Adrian Benavidez" w:date="2018-10-22T11:52:00Z">
              <w:r w:rsidRPr="00DA7653">
                <w:rPr>
                  <w:sz w:val="18"/>
                  <w:szCs w:val="18"/>
                  <w:lang w:val="es-AR"/>
                </w:rPr>
                <w:t>Documento en el que se especifica cómo se llevará a cabo el almacenamiento histórico de las transacciones.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94614" w14:textId="77777777" w:rsidR="009239F1" w:rsidRPr="001230D5" w:rsidRDefault="009239F1" w:rsidP="009239F1">
            <w:pPr>
              <w:autoSpaceDE w:val="0"/>
              <w:autoSpaceDN w:val="0"/>
              <w:rPr>
                <w:ins w:id="496" w:author="Luis Adrian Benavidez" w:date="2018-10-22T11:52:00Z"/>
                <w:rStyle w:val="Hipervnculo"/>
                <w:rFonts w:cs="Arial"/>
                <w:sz w:val="18"/>
                <w:szCs w:val="18"/>
              </w:rPr>
            </w:pPr>
            <w:ins w:id="497" w:author="Luis Adrian Benavidez" w:date="2018-10-22T11:52:00Z">
              <w:r>
                <w:fldChar w:fldCharType="begin"/>
              </w:r>
              <w:r>
                <w:instrText xml:space="preserve"> HYPERLINK "https://signecon.gruposancorseguros.com/pages/viewpage.action?pageId=116435466" </w:instrText>
              </w:r>
              <w:r>
                <w:fldChar w:fldCharType="separate"/>
              </w:r>
              <w:r w:rsidRPr="001230D5"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https://signecon.gruposancorseguros.com/pages/viewpage.action?pageId=116435466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</w:ins>
          </w:p>
        </w:tc>
      </w:tr>
      <w:tr w:rsidR="009239F1" w:rsidRPr="00396A72" w14:paraId="597853B2" w14:textId="77777777" w:rsidTr="009239F1">
        <w:trPr>
          <w:cantSplit/>
          <w:jc w:val="center"/>
          <w:ins w:id="498" w:author="Luis Adrian Benavidez" w:date="2018-10-22T11:52:00Z"/>
        </w:trPr>
        <w:tc>
          <w:tcPr>
            <w:tcW w:w="1838" w:type="dxa"/>
            <w:vAlign w:val="center"/>
          </w:tcPr>
          <w:p w14:paraId="689E6C6A" w14:textId="77777777" w:rsidR="009239F1" w:rsidRPr="00DA7653" w:rsidRDefault="009239F1" w:rsidP="009239F1">
            <w:pPr>
              <w:pStyle w:val="tabletext0"/>
              <w:jc w:val="left"/>
              <w:rPr>
                <w:ins w:id="499" w:author="Luis Adrian Benavidez" w:date="2018-10-22T11:52:00Z"/>
                <w:rFonts w:cs="Arial"/>
                <w:bCs/>
                <w:sz w:val="18"/>
                <w:szCs w:val="18"/>
                <w:lang w:val="es-AR"/>
              </w:rPr>
            </w:pPr>
            <w:ins w:id="500" w:author="Luis Adrian Benavidez" w:date="2018-10-22T11:52:00Z">
              <w:r w:rsidRPr="00DA7653">
                <w:rPr>
                  <w:rFonts w:cs="Arial"/>
                  <w:bCs/>
                  <w:sz w:val="18"/>
                  <w:szCs w:val="18"/>
                  <w:lang w:val="es-AR"/>
                </w:rPr>
                <w:t xml:space="preserve">-- Formato de Archivo de Salida de SAP 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21259" w14:textId="77777777" w:rsidR="009239F1" w:rsidRPr="00DA7653" w:rsidRDefault="009239F1" w:rsidP="009239F1">
            <w:pPr>
              <w:pStyle w:val="tabletext0"/>
              <w:jc w:val="left"/>
              <w:rPr>
                <w:ins w:id="501" w:author="Luis Adrian Benavidez" w:date="2018-10-22T11:52:00Z"/>
                <w:sz w:val="18"/>
                <w:szCs w:val="18"/>
                <w:lang w:val="es-AR"/>
              </w:rPr>
            </w:pPr>
            <w:ins w:id="502" w:author="Luis Adrian Benavidez" w:date="2018-10-22T11:52:00Z">
              <w:r w:rsidRPr="00DA7653">
                <w:rPr>
                  <w:sz w:val="18"/>
                  <w:szCs w:val="18"/>
                  <w:lang w:val="es-AR"/>
                </w:rPr>
                <w:t>Documento con las especificaciones del archivo de salida de SAP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6B320" w14:textId="77777777" w:rsidR="009239F1" w:rsidRPr="00DA7653" w:rsidRDefault="009239F1" w:rsidP="009239F1">
            <w:pPr>
              <w:autoSpaceDE w:val="0"/>
              <w:autoSpaceDN w:val="0"/>
              <w:rPr>
                <w:ins w:id="503" w:author="Luis Adrian Benavidez" w:date="2018-10-22T11:52:00Z"/>
                <w:rFonts w:cs="Arial"/>
                <w:sz w:val="18"/>
                <w:szCs w:val="18"/>
              </w:rPr>
            </w:pPr>
            <w:ins w:id="504" w:author="Luis Adrian Benavidez" w:date="2018-10-22T11:52:00Z">
              <w:r>
                <w:fldChar w:fldCharType="begin"/>
              </w:r>
              <w:r>
                <w:instrText xml:space="preserve"> HYPERLINK "https://signecon.gruposancorseguros.com/display/PERP/COPEs+-+Formato+Salida+SAP" </w:instrText>
              </w:r>
              <w:r>
                <w:fldChar w:fldCharType="separate"/>
              </w:r>
              <w:r w:rsidRPr="00DA7653"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https://signecon.gruposancorseguros.com/display/PERP/COPEs+-+Formato+Salida+SAP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</w:ins>
          </w:p>
          <w:p w14:paraId="66C2C7D0" w14:textId="77777777" w:rsidR="009239F1" w:rsidRPr="001230D5" w:rsidRDefault="009239F1" w:rsidP="009239F1">
            <w:pPr>
              <w:autoSpaceDE w:val="0"/>
              <w:autoSpaceDN w:val="0"/>
              <w:rPr>
                <w:ins w:id="505" w:author="Luis Adrian Benavidez" w:date="2018-10-22T11:52:00Z"/>
                <w:rFonts w:cs="Arial"/>
                <w:sz w:val="18"/>
                <w:szCs w:val="18"/>
              </w:rPr>
            </w:pPr>
          </w:p>
        </w:tc>
      </w:tr>
      <w:tr w:rsidR="001A1F0F" w:rsidRPr="00396A72" w14:paraId="1FEF47E5" w14:textId="77777777" w:rsidTr="009239F1">
        <w:trPr>
          <w:cantSplit/>
          <w:jc w:val="center"/>
          <w:ins w:id="506" w:author="Luis Adrian Benavidez" w:date="2019-02-21T15:24:00Z"/>
        </w:trPr>
        <w:tc>
          <w:tcPr>
            <w:tcW w:w="1838" w:type="dxa"/>
            <w:vAlign w:val="center"/>
          </w:tcPr>
          <w:p w14:paraId="782FCB65" w14:textId="77777777" w:rsidR="001A1F0F" w:rsidRPr="00DA7653" w:rsidRDefault="001A1F0F" w:rsidP="001A1F0F">
            <w:pPr>
              <w:pStyle w:val="tabletext0"/>
              <w:jc w:val="left"/>
              <w:rPr>
                <w:ins w:id="507" w:author="Luis Adrian Benavidez" w:date="2019-02-21T15:24:00Z"/>
                <w:rFonts w:cs="Arial"/>
                <w:bCs/>
                <w:sz w:val="18"/>
                <w:szCs w:val="18"/>
                <w:lang w:val="es-AR"/>
              </w:rPr>
            </w:pPr>
            <w:ins w:id="508" w:author="Luis Adrian Benavidez" w:date="2019-02-21T15:24:00Z">
              <w:r>
                <w:rPr>
                  <w:rFonts w:cs="Arial"/>
                  <w:bCs/>
                  <w:sz w:val="18"/>
                  <w:szCs w:val="18"/>
                  <w:lang w:val="es-AR"/>
                </w:rPr>
                <w:t>-- Carpetas para SAP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AEBEF" w14:textId="77777777" w:rsidR="001A1F0F" w:rsidRPr="00DA7653" w:rsidRDefault="001A1F0F" w:rsidP="001A1F0F">
            <w:pPr>
              <w:pStyle w:val="tabletext0"/>
              <w:jc w:val="left"/>
              <w:rPr>
                <w:ins w:id="509" w:author="Luis Adrian Benavidez" w:date="2019-02-21T15:24:00Z"/>
                <w:sz w:val="18"/>
                <w:szCs w:val="18"/>
                <w:lang w:val="es-AR"/>
              </w:rPr>
            </w:pPr>
            <w:ins w:id="510" w:author="Luis Adrian Benavidez" w:date="2019-02-21T15:24:00Z">
              <w:r>
                <w:rPr>
                  <w:sz w:val="18"/>
                  <w:szCs w:val="18"/>
                  <w:lang w:val="es-AR"/>
                </w:rPr>
                <w:t>Listado de todas las rutas a las carpetas de SAP que se utilizarán en la integración.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A0E9C" w14:textId="77777777" w:rsidR="001A1F0F" w:rsidRDefault="001A1F0F" w:rsidP="001A1F0F">
            <w:pPr>
              <w:autoSpaceDE w:val="0"/>
              <w:autoSpaceDN w:val="0"/>
              <w:rPr>
                <w:ins w:id="511" w:author="Luis Adrian Benavidez" w:date="2019-02-21T15:24:00Z"/>
              </w:rPr>
            </w:pPr>
            <w:ins w:id="512" w:author="Luis Adrian Benavidez" w:date="2019-02-21T15:24:00Z"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begin"/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instrText xml:space="preserve"> HYPERLINK "https://signecon.gruposancorseguros.com/display/PERP/COPEs+-+SAP+-+Carpetas+IN+OUT" </w:instrText>
              </w:r>
              <w:r>
                <w:rPr>
                  <w:rStyle w:val="Hipervnculo"/>
                  <w:rFonts w:cs="Arial"/>
                  <w:sz w:val="18"/>
                  <w:szCs w:val="18"/>
                </w:rPr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separate"/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https://signecon.gruposancorseguros.com/display/PERP/COPEs+-+SAP+-+Carpetas+IN+OUT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</w:ins>
          </w:p>
        </w:tc>
      </w:tr>
      <w:tr w:rsidR="001A1F0F" w:rsidRPr="00396A72" w14:paraId="1BB8FF37" w14:textId="77777777" w:rsidTr="009239F1">
        <w:trPr>
          <w:cantSplit/>
          <w:jc w:val="center"/>
          <w:ins w:id="513" w:author="Luis Adrian Benavidez" w:date="2019-02-21T15:24:00Z"/>
        </w:trPr>
        <w:tc>
          <w:tcPr>
            <w:tcW w:w="1838" w:type="dxa"/>
            <w:vAlign w:val="center"/>
          </w:tcPr>
          <w:p w14:paraId="39A5F223" w14:textId="77777777" w:rsidR="001A1F0F" w:rsidRPr="00DA7653" w:rsidRDefault="001A1F0F" w:rsidP="001A1F0F">
            <w:pPr>
              <w:pStyle w:val="tabletext0"/>
              <w:jc w:val="left"/>
              <w:rPr>
                <w:ins w:id="514" w:author="Luis Adrian Benavidez" w:date="2019-02-21T15:24:00Z"/>
                <w:rFonts w:cs="Arial"/>
                <w:bCs/>
                <w:sz w:val="18"/>
                <w:szCs w:val="18"/>
                <w:lang w:val="es-AR"/>
              </w:rPr>
            </w:pPr>
            <w:ins w:id="515" w:author="Luis Adrian Benavidez" w:date="2019-02-21T15:24:00Z">
              <w:r>
                <w:rPr>
                  <w:rFonts w:cs="Arial"/>
                  <w:bCs/>
                  <w:sz w:val="18"/>
                  <w:szCs w:val="18"/>
                  <w:lang w:val="es-AR"/>
                </w:rPr>
                <w:t>-- Proceso Dispatcher</w:t>
              </w:r>
            </w:ins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6E94E" w14:textId="77777777" w:rsidR="001A1F0F" w:rsidRPr="00DA7653" w:rsidRDefault="001A1F0F" w:rsidP="001A1F0F">
            <w:pPr>
              <w:pStyle w:val="tabletext0"/>
              <w:jc w:val="left"/>
              <w:rPr>
                <w:ins w:id="516" w:author="Luis Adrian Benavidez" w:date="2019-02-21T15:24:00Z"/>
                <w:sz w:val="18"/>
                <w:szCs w:val="18"/>
                <w:lang w:val="es-AR"/>
              </w:rPr>
            </w:pPr>
            <w:ins w:id="517" w:author="Luis Adrian Benavidez" w:date="2019-02-21T15:24:00Z">
              <w:r>
                <w:rPr>
                  <w:sz w:val="18"/>
                  <w:szCs w:val="18"/>
                  <w:lang w:val="es-AR"/>
                </w:rPr>
                <w:t>Documento en el que se especifica cómo funcionará el proceso dispatcher.</w:t>
              </w:r>
            </w:ins>
          </w:p>
        </w:tc>
        <w:tc>
          <w:tcPr>
            <w:tcW w:w="42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11ED7" w14:textId="77777777" w:rsidR="001A1F0F" w:rsidRDefault="001A1F0F" w:rsidP="001A1F0F">
            <w:pPr>
              <w:autoSpaceDE w:val="0"/>
              <w:autoSpaceDN w:val="0"/>
              <w:rPr>
                <w:ins w:id="518" w:author="Luis Adrian Benavidez" w:date="2019-02-21T15:24:00Z"/>
              </w:rPr>
            </w:pPr>
            <w:ins w:id="519" w:author="Luis Adrian Benavidez" w:date="2019-02-21T15:24:00Z"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begin"/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instrText xml:space="preserve"> HYPERLINK "https://signecon.gruposancorseguros.com/display/PERP/COPEs+-+Proceso+Dispatcher" </w:instrText>
              </w:r>
              <w:r>
                <w:rPr>
                  <w:rStyle w:val="Hipervnculo"/>
                  <w:rFonts w:cs="Arial"/>
                  <w:sz w:val="18"/>
                  <w:szCs w:val="18"/>
                </w:rPr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separate"/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t>https://signecon.gruposancorseguros.com/display/PERP/COPEs+-+Proceso+Dispatcher</w:t>
              </w:r>
              <w:r>
                <w:rPr>
                  <w:rStyle w:val="Hipervnculo"/>
                  <w:rFonts w:cs="Arial"/>
                  <w:sz w:val="18"/>
                  <w:szCs w:val="18"/>
                </w:rPr>
                <w:fldChar w:fldCharType="end"/>
              </w:r>
            </w:ins>
          </w:p>
        </w:tc>
      </w:tr>
      <w:bookmarkEnd w:id="456"/>
    </w:tbl>
    <w:p w14:paraId="2323A40B" w14:textId="77777777" w:rsidR="009239F1" w:rsidRPr="00396A72" w:rsidRDefault="009239F1" w:rsidP="000633FB"/>
    <w:tbl>
      <w:tblPr>
        <w:tblW w:w="9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2"/>
        <w:gridCol w:w="810"/>
        <w:gridCol w:w="3429"/>
        <w:gridCol w:w="1997"/>
      </w:tblGrid>
      <w:tr w:rsidR="000633FB" w:rsidRPr="00396A72" w:rsidDel="009239F1" w14:paraId="75EEADDC" w14:textId="77777777" w:rsidTr="00E14A49">
        <w:trPr>
          <w:cantSplit/>
          <w:trHeight w:val="386"/>
          <w:jc w:val="center"/>
          <w:del w:id="520" w:author="Luis Adrian Benavidez" w:date="2018-10-22T11:51:00Z"/>
        </w:trPr>
        <w:tc>
          <w:tcPr>
            <w:tcW w:w="2882" w:type="dxa"/>
            <w:shd w:val="clear" w:color="auto" w:fill="DBE5F1" w:themeFill="accent1" w:themeFillTint="33"/>
            <w:vAlign w:val="center"/>
          </w:tcPr>
          <w:p w14:paraId="29590347" w14:textId="77777777" w:rsidR="000633FB" w:rsidRPr="00396A72" w:rsidDel="009239F1" w:rsidRDefault="000633FB" w:rsidP="00E15F4E">
            <w:pPr>
              <w:pStyle w:val="NormalWebCODE"/>
              <w:jc w:val="center"/>
              <w:rPr>
                <w:del w:id="521" w:author="Luis Adrian Benavidez" w:date="2018-10-22T11:51:00Z"/>
                <w:rFonts w:ascii="Arial" w:hAnsi="Arial" w:cs="Arial"/>
                <w:b/>
                <w:i/>
                <w:sz w:val="20"/>
                <w:szCs w:val="22"/>
                <w:lang w:val="es-AR"/>
              </w:rPr>
            </w:pPr>
            <w:del w:id="522" w:author="Luis Adrian Benavidez" w:date="2018-10-22T11:51:00Z">
              <w:r w:rsidRPr="00396A72" w:rsidDel="009239F1">
                <w:rPr>
                  <w:rFonts w:ascii="Arial" w:hAnsi="Arial" w:cs="Arial"/>
                  <w:b/>
                  <w:i/>
                  <w:sz w:val="20"/>
                  <w:szCs w:val="22"/>
                  <w:lang w:val="es-AR"/>
                </w:rPr>
                <w:delText>Documento</w:delText>
              </w:r>
            </w:del>
          </w:p>
        </w:tc>
        <w:tc>
          <w:tcPr>
            <w:tcW w:w="810" w:type="dxa"/>
            <w:shd w:val="clear" w:color="auto" w:fill="DBE5F1" w:themeFill="accent1" w:themeFillTint="33"/>
            <w:vAlign w:val="center"/>
          </w:tcPr>
          <w:p w14:paraId="56DF86FE" w14:textId="77777777" w:rsidR="000633FB" w:rsidRPr="00396A72" w:rsidDel="009239F1" w:rsidRDefault="000633FB" w:rsidP="00E15F4E">
            <w:pPr>
              <w:pStyle w:val="NormalWebCODE"/>
              <w:jc w:val="center"/>
              <w:rPr>
                <w:del w:id="523" w:author="Luis Adrian Benavidez" w:date="2018-10-22T11:51:00Z"/>
                <w:rFonts w:ascii="Arial" w:hAnsi="Arial" w:cs="Arial"/>
                <w:b/>
                <w:i/>
                <w:sz w:val="20"/>
                <w:szCs w:val="22"/>
                <w:lang w:val="es-AR"/>
              </w:rPr>
            </w:pPr>
            <w:del w:id="524" w:author="Luis Adrian Benavidez" w:date="2018-10-22T11:51:00Z">
              <w:r w:rsidRPr="00396A72" w:rsidDel="009239F1">
                <w:rPr>
                  <w:rFonts w:ascii="Arial" w:hAnsi="Arial" w:cs="Arial"/>
                  <w:b/>
                  <w:i/>
                  <w:sz w:val="20"/>
                  <w:szCs w:val="22"/>
                  <w:lang w:val="es-AR"/>
                </w:rPr>
                <w:delText>Versión</w:delText>
              </w:r>
            </w:del>
          </w:p>
        </w:tc>
        <w:tc>
          <w:tcPr>
            <w:tcW w:w="3429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AB40F" w14:textId="77777777" w:rsidR="000633FB" w:rsidRPr="00396A72" w:rsidDel="009239F1" w:rsidRDefault="000633FB" w:rsidP="00E15F4E">
            <w:pPr>
              <w:pStyle w:val="NormalWebCODE"/>
              <w:jc w:val="center"/>
              <w:rPr>
                <w:del w:id="525" w:author="Luis Adrian Benavidez" w:date="2018-10-22T11:51:00Z"/>
                <w:rFonts w:ascii="Arial" w:hAnsi="Arial" w:cs="Arial"/>
                <w:b/>
                <w:i/>
                <w:sz w:val="20"/>
                <w:szCs w:val="22"/>
                <w:lang w:val="es-AR"/>
              </w:rPr>
            </w:pPr>
            <w:del w:id="526" w:author="Luis Adrian Benavidez" w:date="2018-10-22T11:51:00Z">
              <w:r w:rsidRPr="00396A72" w:rsidDel="009239F1">
                <w:rPr>
                  <w:rFonts w:ascii="Arial" w:hAnsi="Arial" w:cs="Arial"/>
                  <w:b/>
                  <w:i/>
                  <w:sz w:val="20"/>
                  <w:szCs w:val="22"/>
                  <w:lang w:val="es-AR"/>
                </w:rPr>
                <w:delText>Descripción</w:delText>
              </w:r>
            </w:del>
          </w:p>
        </w:tc>
        <w:tc>
          <w:tcPr>
            <w:tcW w:w="1997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A91F8" w14:textId="77777777" w:rsidR="000633FB" w:rsidRPr="00396A72" w:rsidDel="009239F1" w:rsidRDefault="000633FB" w:rsidP="00E15F4E">
            <w:pPr>
              <w:pStyle w:val="NormalWebCODE"/>
              <w:jc w:val="center"/>
              <w:rPr>
                <w:del w:id="527" w:author="Luis Adrian Benavidez" w:date="2018-10-22T11:51:00Z"/>
                <w:rFonts w:ascii="Arial" w:hAnsi="Arial" w:cs="Arial"/>
                <w:b/>
                <w:i/>
                <w:sz w:val="20"/>
                <w:szCs w:val="22"/>
                <w:lang w:val="es-AR"/>
              </w:rPr>
            </w:pPr>
            <w:del w:id="528" w:author="Luis Adrian Benavidez" w:date="2018-10-22T11:51:00Z">
              <w:r w:rsidRPr="00396A72" w:rsidDel="009239F1">
                <w:rPr>
                  <w:rFonts w:ascii="Arial" w:hAnsi="Arial" w:cs="Arial"/>
                  <w:b/>
                  <w:i/>
                  <w:sz w:val="20"/>
                  <w:szCs w:val="22"/>
                  <w:lang w:val="es-AR"/>
                </w:rPr>
                <w:delText>Enlace</w:delText>
              </w:r>
            </w:del>
          </w:p>
        </w:tc>
      </w:tr>
      <w:tr w:rsidR="000633FB" w:rsidRPr="00396A72" w:rsidDel="009239F1" w14:paraId="31A2DF4E" w14:textId="77777777" w:rsidTr="00E14A49">
        <w:trPr>
          <w:cantSplit/>
          <w:jc w:val="center"/>
          <w:del w:id="529" w:author="Luis Adrian Benavidez" w:date="2018-10-22T11:51:00Z"/>
        </w:trPr>
        <w:tc>
          <w:tcPr>
            <w:tcW w:w="2882" w:type="dxa"/>
            <w:vAlign w:val="center"/>
          </w:tcPr>
          <w:p w14:paraId="6090B7CC" w14:textId="77777777" w:rsidR="000633FB" w:rsidRPr="00396A72" w:rsidDel="009239F1" w:rsidRDefault="005E5EC7" w:rsidP="003C7674">
            <w:pPr>
              <w:pStyle w:val="tabletext0"/>
              <w:jc w:val="left"/>
              <w:rPr>
                <w:del w:id="530" w:author="Luis Adrian Benavidez" w:date="2018-10-22T11:51:00Z"/>
                <w:rFonts w:cs="Arial"/>
                <w:bCs/>
                <w:sz w:val="18"/>
                <w:szCs w:val="18"/>
                <w:lang w:val="es-AR"/>
              </w:rPr>
            </w:pPr>
            <w:del w:id="531" w:author="Luis Adrian Benavidez" w:date="2018-10-22T11:51:00Z">
              <w:r w:rsidRPr="00396A72" w:rsidDel="009239F1">
                <w:rPr>
                  <w:rFonts w:cs="Arial"/>
                  <w:bCs/>
                  <w:sz w:val="18"/>
                  <w:szCs w:val="18"/>
                  <w:lang w:val="es-AR"/>
                </w:rPr>
                <w:delText>--</w:delText>
              </w:r>
            </w:del>
          </w:p>
        </w:tc>
        <w:tc>
          <w:tcPr>
            <w:tcW w:w="810" w:type="dxa"/>
            <w:vAlign w:val="center"/>
          </w:tcPr>
          <w:p w14:paraId="2AE7F616" w14:textId="77777777" w:rsidR="000633FB" w:rsidRPr="00396A72" w:rsidDel="009239F1" w:rsidRDefault="005E5EC7" w:rsidP="00E15F4E">
            <w:pPr>
              <w:pStyle w:val="tabletext0"/>
              <w:jc w:val="center"/>
              <w:rPr>
                <w:del w:id="532" w:author="Luis Adrian Benavidez" w:date="2018-10-22T11:51:00Z"/>
                <w:rFonts w:cs="Arial"/>
                <w:bCs/>
                <w:sz w:val="18"/>
                <w:szCs w:val="18"/>
                <w:lang w:val="es-AR"/>
              </w:rPr>
            </w:pPr>
            <w:del w:id="533" w:author="Luis Adrian Benavidez" w:date="2018-10-22T11:51:00Z">
              <w:r w:rsidRPr="00396A72" w:rsidDel="009239F1">
                <w:rPr>
                  <w:rFonts w:cs="Arial"/>
                  <w:bCs/>
                  <w:sz w:val="18"/>
                  <w:szCs w:val="18"/>
                  <w:lang w:val="es-AR"/>
                </w:rPr>
                <w:delText>--</w:delText>
              </w:r>
            </w:del>
          </w:p>
        </w:tc>
        <w:tc>
          <w:tcPr>
            <w:tcW w:w="3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86FD4" w14:textId="77777777" w:rsidR="000633FB" w:rsidRPr="00396A72" w:rsidDel="009239F1" w:rsidRDefault="005E5EC7" w:rsidP="00E768BC">
            <w:pPr>
              <w:pStyle w:val="tabletext0"/>
              <w:rPr>
                <w:del w:id="534" w:author="Luis Adrian Benavidez" w:date="2018-10-22T11:51:00Z"/>
                <w:rFonts w:cs="Arial"/>
                <w:bCs/>
                <w:sz w:val="16"/>
                <w:szCs w:val="18"/>
                <w:lang w:val="es-AR"/>
              </w:rPr>
            </w:pPr>
            <w:del w:id="535" w:author="Luis Adrian Benavidez" w:date="2018-10-22T11:51:00Z">
              <w:r w:rsidRPr="00396A72" w:rsidDel="009239F1">
                <w:rPr>
                  <w:rFonts w:cs="Arial"/>
                  <w:bCs/>
                  <w:sz w:val="16"/>
                  <w:szCs w:val="18"/>
                  <w:lang w:val="es-AR"/>
                </w:rPr>
                <w:delText>--</w:delText>
              </w:r>
            </w:del>
          </w:p>
        </w:tc>
        <w:tc>
          <w:tcPr>
            <w:tcW w:w="19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6D695" w14:textId="77777777" w:rsidR="000633FB" w:rsidRPr="00396A72" w:rsidDel="009239F1" w:rsidRDefault="005E5EC7" w:rsidP="00E15F4E">
            <w:pPr>
              <w:pStyle w:val="tabletext0"/>
              <w:jc w:val="center"/>
              <w:rPr>
                <w:del w:id="536" w:author="Luis Adrian Benavidez" w:date="2018-10-22T11:51:00Z"/>
                <w:rFonts w:cs="Arial"/>
                <w:bCs/>
                <w:color w:val="4F81BD" w:themeColor="accent1"/>
                <w:sz w:val="18"/>
                <w:szCs w:val="18"/>
                <w:lang w:val="es-AR"/>
              </w:rPr>
            </w:pPr>
            <w:del w:id="537" w:author="Luis Adrian Benavidez" w:date="2018-10-22T11:51:00Z">
              <w:r w:rsidRPr="00396A72" w:rsidDel="009239F1">
                <w:rPr>
                  <w:rFonts w:cs="Arial"/>
                  <w:bCs/>
                  <w:color w:val="4F81BD" w:themeColor="accent1"/>
                  <w:sz w:val="18"/>
                  <w:szCs w:val="18"/>
                  <w:lang w:val="es-AR"/>
                </w:rPr>
                <w:delText>--</w:delText>
              </w:r>
            </w:del>
          </w:p>
        </w:tc>
      </w:tr>
    </w:tbl>
    <w:p w14:paraId="505D909F" w14:textId="77777777" w:rsidR="00E14A49" w:rsidRPr="00396A72" w:rsidRDefault="00E14A49" w:rsidP="00E14A49">
      <w:pPr>
        <w:pStyle w:val="Elistadevietas"/>
        <w:numPr>
          <w:ilvl w:val="0"/>
          <w:numId w:val="10"/>
        </w:numPr>
        <w:jc w:val="center"/>
        <w:rPr>
          <w:i/>
          <w:lang w:val="es-AR"/>
        </w:rPr>
      </w:pPr>
      <w:r w:rsidRPr="00396A72">
        <w:rPr>
          <w:i/>
          <w:lang w:val="es-AR"/>
        </w:rPr>
        <w:t>Documentos relacionados</w:t>
      </w:r>
    </w:p>
    <w:p w14:paraId="30820312" w14:textId="77777777" w:rsidR="000633FB" w:rsidRPr="00396A72" w:rsidRDefault="000633FB" w:rsidP="000633FB"/>
    <w:p w14:paraId="06BCA52E" w14:textId="77777777" w:rsidR="00540BF6" w:rsidRPr="00396A72" w:rsidRDefault="00540BF6" w:rsidP="00540BF6"/>
    <w:p w14:paraId="0E198ECF" w14:textId="77777777" w:rsidR="004751E6" w:rsidRPr="00396A72" w:rsidRDefault="004751E6" w:rsidP="004751E6">
      <w:pPr>
        <w:pStyle w:val="EstiloTtulo1IzquierdaAntes0ptoDespus0pto"/>
      </w:pPr>
      <w:bookmarkStart w:id="538" w:name="_Toc1655861"/>
      <w:r w:rsidRPr="00396A72">
        <w:lastRenderedPageBreak/>
        <w:t>REQUERIMIENTO FUNCIONAL</w:t>
      </w:r>
      <w:bookmarkEnd w:id="538"/>
    </w:p>
    <w:p w14:paraId="05885E6A" w14:textId="77777777" w:rsidR="004751E6" w:rsidRPr="00396A72" w:rsidRDefault="004751E6" w:rsidP="004751E6">
      <w:pPr>
        <w:pStyle w:val="Ttulo2"/>
        <w:rPr>
          <w:i/>
        </w:rPr>
      </w:pPr>
      <w:bookmarkStart w:id="539" w:name="_Toc1655862"/>
      <w:r w:rsidRPr="00396A72">
        <w:rPr>
          <w:i/>
        </w:rPr>
        <w:t>Descripción del requerimiento funcional para la integración</w:t>
      </w:r>
      <w:bookmarkEnd w:id="539"/>
    </w:p>
    <w:p w14:paraId="5B9AB95C" w14:textId="77777777" w:rsidR="00EC096F" w:rsidRPr="00307B54" w:rsidRDefault="00564702" w:rsidP="004751E6">
      <w:r w:rsidRPr="00307B54">
        <w:t>El ESB debe tomar de la carpeta FTP</w:t>
      </w:r>
      <w:r w:rsidR="00BD0E81">
        <w:t xml:space="preserve"> de SAP el archivo TXT de </w:t>
      </w:r>
      <w:r w:rsidR="00E14C4E">
        <w:t>deuda a cobrar para</w:t>
      </w:r>
      <w:r w:rsidR="00BD0E81">
        <w:t xml:space="preserve"> la entidad</w:t>
      </w:r>
      <w:r w:rsidR="00EC096F" w:rsidRPr="00307B54">
        <w:t xml:space="preserve">. </w:t>
      </w:r>
    </w:p>
    <w:p w14:paraId="59C5E8BE" w14:textId="77777777" w:rsidR="00307B54" w:rsidRDefault="001322C7" w:rsidP="004751E6">
      <w:r>
        <w:t xml:space="preserve">El archivo </w:t>
      </w:r>
      <w:r w:rsidR="00EC096F" w:rsidRPr="00307B54">
        <w:t>debe ser procesado y transfor</w:t>
      </w:r>
      <w:r w:rsidR="00307B54" w:rsidRPr="00307B54">
        <w:t>mado de acuerdo a est</w:t>
      </w:r>
      <w:r w:rsidR="00EC096F" w:rsidRPr="00307B54">
        <w:t>a especificación</w:t>
      </w:r>
      <w:r w:rsidR="00307B54" w:rsidRPr="00307B54">
        <w:t>.</w:t>
      </w:r>
    </w:p>
    <w:p w14:paraId="187EB790" w14:textId="77777777" w:rsidR="00A065A7" w:rsidRPr="00307B54" w:rsidRDefault="00A065A7" w:rsidP="004751E6"/>
    <w:p w14:paraId="5054D06D" w14:textId="77777777" w:rsidR="00EC096F" w:rsidRPr="00307B54" w:rsidRDefault="00307B54" w:rsidP="004751E6">
      <w:r w:rsidRPr="00307B54">
        <w:t>Una vez transformado</w:t>
      </w:r>
      <w:r w:rsidR="002743CB">
        <w:t xml:space="preserve"> el</w:t>
      </w:r>
      <w:r w:rsidR="00E14C4E">
        <w:t xml:space="preserve"> archivo</w:t>
      </w:r>
      <w:r w:rsidRPr="00307B54">
        <w:t xml:space="preserve"> debe ser almacenado en</w:t>
      </w:r>
      <w:r w:rsidR="00CA18A1">
        <w:t xml:space="preserve"> </w:t>
      </w:r>
      <w:r w:rsidRPr="00307B54">
        <w:t xml:space="preserve">la carpeta FTP correspondiente a </w:t>
      </w:r>
      <w:r w:rsidR="00BD0E81">
        <w:t>la entidad</w:t>
      </w:r>
      <w:r w:rsidRPr="00307B54">
        <w:t>.</w:t>
      </w:r>
      <w:r w:rsidR="00EC096F" w:rsidRPr="00307B54">
        <w:t xml:space="preserve"> </w:t>
      </w:r>
    </w:p>
    <w:p w14:paraId="60CCB984" w14:textId="77777777" w:rsidR="00242FFC" w:rsidRPr="00307B54" w:rsidRDefault="00D51A9F" w:rsidP="00A065A7">
      <w:pPr>
        <w:jc w:val="left"/>
      </w:pPr>
      <w:r w:rsidRPr="00307B54">
        <w:t xml:space="preserve"> </w:t>
      </w:r>
    </w:p>
    <w:p w14:paraId="28F5E794" w14:textId="77777777" w:rsidR="00307B54" w:rsidRDefault="003428D7" w:rsidP="00DD7E04">
      <w:pPr>
        <w:jc w:val="center"/>
      </w:pPr>
      <w:del w:id="540" w:author="Luis Adrian Benavidez" w:date="2018-10-23T17:20:00Z">
        <w:r w:rsidDel="00A075F5">
          <w:rPr>
            <w:noProof/>
          </w:rPr>
          <w:drawing>
            <wp:inline distT="0" distB="0" distL="0" distR="0" wp14:anchorId="55EF2218" wp14:editId="51FBCDC1">
              <wp:extent cx="5732145" cy="4541520"/>
              <wp:effectExtent l="0" t="0" r="1905" b="0"/>
              <wp:docPr id="11" name="Imagen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COPES - PF - ArchOUT (11)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2145" cy="45415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541" w:author="Luis Adrian Benavidez" w:date="2018-10-23T17:43:00Z">
        <w:r w:rsidR="006B508E">
          <w:rPr>
            <w:noProof/>
          </w:rPr>
          <w:drawing>
            <wp:inline distT="0" distB="0" distL="0" distR="0" wp14:anchorId="4411598D" wp14:editId="68A55A66">
              <wp:extent cx="5734050" cy="4543425"/>
              <wp:effectExtent l="0" t="0" r="0" b="9525"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4050" cy="454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CC1DE72" w14:textId="77777777" w:rsidR="00FD26E7" w:rsidRPr="00396A72" w:rsidRDefault="00FD26E7" w:rsidP="00DD7E04">
      <w:pPr>
        <w:jc w:val="center"/>
      </w:pPr>
    </w:p>
    <w:p w14:paraId="347FB8C5" w14:textId="77777777" w:rsidR="004751E6" w:rsidDel="00A075F5" w:rsidRDefault="00B216A6" w:rsidP="00540BF6">
      <w:pPr>
        <w:rPr>
          <w:ins w:id="542" w:author="Dario Sebastian Snieg" w:date="2018-10-22T15:17:00Z"/>
          <w:del w:id="543" w:author="Luis Adrian Benavidez" w:date="2018-10-23T17:20:00Z"/>
        </w:rPr>
      </w:pPr>
      <w:ins w:id="544" w:author="Dario Sebastian Snieg" w:date="2018-10-22T15:17:00Z">
        <w:del w:id="545" w:author="Luis Adrian Benavidez" w:date="2018-10-23T17:14:00Z">
          <w:r w:rsidRPr="00B216A6" w:rsidDel="00A075F5">
            <w:rPr>
              <w:highlight w:val="yellow"/>
              <w:rPrChange w:id="546" w:author="Dario Sebastian Snieg" w:date="2018-10-22T15:17:00Z">
                <w:rPr/>
              </w:rPrChange>
            </w:rPr>
            <w:delText>Mal el nombre de la columna BPN?</w:delText>
          </w:r>
        </w:del>
      </w:ins>
    </w:p>
    <w:p w14:paraId="22E03310" w14:textId="77777777" w:rsidR="00B216A6" w:rsidRPr="00396A72" w:rsidRDefault="00B216A6" w:rsidP="00540BF6"/>
    <w:p w14:paraId="0E13A9F5" w14:textId="77777777" w:rsidR="005A64B7" w:rsidRPr="00396A72" w:rsidRDefault="005A64B7" w:rsidP="004751E6">
      <w:pPr>
        <w:pStyle w:val="EstiloTtulo1IzquierdaAntes0ptoDespus0pto"/>
      </w:pPr>
      <w:bookmarkStart w:id="547" w:name="_Toc1655863"/>
      <w:bookmarkStart w:id="548" w:name="_Toc145157265"/>
      <w:bookmarkStart w:id="549" w:name="_Toc146688079"/>
      <w:r w:rsidRPr="00396A72">
        <w:t>DATOS DE</w:t>
      </w:r>
      <w:r w:rsidR="00CF5F4A">
        <w:t xml:space="preserve"> LA INTERFACE</w:t>
      </w:r>
      <w:bookmarkEnd w:id="547"/>
    </w:p>
    <w:p w14:paraId="236BD7E0" w14:textId="77777777" w:rsidR="005A64B7" w:rsidRPr="00396A72" w:rsidRDefault="005A64B7" w:rsidP="00ED4782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214"/>
      </w:tblGrid>
      <w:tr w:rsidR="005A64B7" w:rsidRPr="00396A72" w14:paraId="303B9734" w14:textId="77777777" w:rsidTr="005A64B7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4564DE" w14:textId="77777777" w:rsidR="005A64B7" w:rsidRPr="00396A72" w:rsidRDefault="005A64B7" w:rsidP="005A64B7">
            <w:pPr>
              <w:widowControl/>
              <w:jc w:val="left"/>
              <w:rPr>
                <w:rFonts w:cs="Arial"/>
                <w:b/>
                <w:bCs/>
                <w:color w:val="333333"/>
                <w:lang w:eastAsia="en-GB"/>
              </w:rPr>
            </w:pPr>
            <w:r w:rsidRPr="00396A72">
              <w:rPr>
                <w:rFonts w:cs="Arial"/>
                <w:b/>
                <w:bCs/>
                <w:color w:val="333333"/>
                <w:lang w:eastAsia="en-GB"/>
              </w:rPr>
              <w:t xml:space="preserve">Datos del </w:t>
            </w:r>
            <w:r w:rsidR="00CF5F4A">
              <w:rPr>
                <w:rFonts w:cs="Arial"/>
                <w:b/>
                <w:bCs/>
                <w:color w:val="333333"/>
                <w:lang w:eastAsia="en-GB"/>
              </w:rPr>
              <w:t>Interface</w:t>
            </w:r>
            <w:r w:rsidRPr="00396A72">
              <w:rPr>
                <w:rFonts w:cs="Arial"/>
                <w:b/>
                <w:bCs/>
                <w:color w:val="333333"/>
                <w:lang w:eastAsia="en-GB"/>
              </w:rPr>
              <w:t xml:space="preserve">  </w:t>
            </w:r>
          </w:p>
        </w:tc>
      </w:tr>
      <w:tr w:rsidR="005A64B7" w:rsidRPr="00396A72" w14:paraId="65359CC2" w14:textId="77777777" w:rsidTr="005A64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477C9" w14:textId="77777777" w:rsidR="005A64B7" w:rsidRPr="00396A72" w:rsidRDefault="005A64B7" w:rsidP="005A64B7">
            <w:pPr>
              <w:widowControl/>
              <w:jc w:val="left"/>
              <w:rPr>
                <w:rFonts w:cs="Arial"/>
                <w:color w:val="333333"/>
                <w:lang w:eastAsia="en-GB"/>
              </w:rPr>
            </w:pPr>
            <w:r w:rsidRPr="00396A72">
              <w:rPr>
                <w:rFonts w:cs="Arial"/>
                <w:color w:val="333333"/>
                <w:lang w:eastAsia="en-GB"/>
              </w:rPr>
              <w:t>Nombre de</w:t>
            </w:r>
            <w:r w:rsidR="00CF5F4A">
              <w:rPr>
                <w:rFonts w:cs="Arial"/>
                <w:color w:val="333333"/>
                <w:lang w:eastAsia="en-GB"/>
              </w:rPr>
              <w:t xml:space="preserve"> la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44851" w14:textId="77777777" w:rsidR="00CF5F4A" w:rsidRDefault="00CF5F4A" w:rsidP="00ED4782">
            <w:pPr>
              <w:widowControl/>
              <w:jc w:val="left"/>
              <w:rPr>
                <w:rFonts w:ascii="Calibri" w:hAnsi="Calibri"/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>MovementsReceivable_OUT_</w:t>
            </w:r>
            <w:r w:rsidR="00FC33B3">
              <w:rPr>
                <w:lang w:eastAsia="es-MX"/>
              </w:rPr>
              <w:t>Ban</w:t>
            </w:r>
            <w:r w:rsidR="00817FC3">
              <w:rPr>
                <w:lang w:eastAsia="es-MX"/>
              </w:rPr>
              <w:t>elcoPagoMisCuentas</w:t>
            </w:r>
          </w:p>
          <w:p w14:paraId="30270D4A" w14:textId="77777777" w:rsidR="005A64B7" w:rsidRPr="00ED4782" w:rsidRDefault="005A64B7" w:rsidP="00ED4782">
            <w:pPr>
              <w:widowControl/>
              <w:ind w:left="360"/>
              <w:jc w:val="left"/>
              <w:rPr>
                <w:rFonts w:cs="Arial"/>
                <w:color w:val="FF0000"/>
                <w:lang w:eastAsia="en-GB"/>
              </w:rPr>
            </w:pPr>
          </w:p>
        </w:tc>
      </w:tr>
    </w:tbl>
    <w:p w14:paraId="54CBA640" w14:textId="77777777" w:rsidR="005A64B7" w:rsidRDefault="005A64B7" w:rsidP="00ED4782"/>
    <w:p w14:paraId="23B5D50C" w14:textId="77777777" w:rsidR="00EC096F" w:rsidRDefault="00EC096F" w:rsidP="00ED4782">
      <w:r>
        <w:t>Ver APÉNDICE</w:t>
      </w:r>
    </w:p>
    <w:p w14:paraId="11BAE123" w14:textId="77777777" w:rsidR="00EC096F" w:rsidRPr="00396A72" w:rsidRDefault="00EC096F" w:rsidP="00ED4782"/>
    <w:p w14:paraId="495BC2E5" w14:textId="77777777" w:rsidR="00540BF6" w:rsidRPr="00396A72" w:rsidRDefault="00540BF6" w:rsidP="004751E6">
      <w:pPr>
        <w:pStyle w:val="EstiloTtulo1IzquierdaAntes0ptoDespus0pto"/>
      </w:pPr>
      <w:bookmarkStart w:id="550" w:name="_Toc1655864"/>
      <w:r w:rsidRPr="00396A72">
        <w:t>DIAGRAMA DE FLUJO GENERAL DE INTERFAZ</w:t>
      </w:r>
      <w:bookmarkEnd w:id="548"/>
      <w:bookmarkEnd w:id="549"/>
      <w:bookmarkEnd w:id="550"/>
    </w:p>
    <w:p w14:paraId="6050BA75" w14:textId="77777777" w:rsidR="00242FFC" w:rsidRPr="00396A72" w:rsidRDefault="00242FFC" w:rsidP="00540BF6"/>
    <w:p w14:paraId="140E1098" w14:textId="77777777" w:rsidR="00CA3CE5" w:rsidRDefault="00CA3CE5" w:rsidP="00CA3CE5">
      <w:pPr>
        <w:autoSpaceDE w:val="0"/>
        <w:autoSpaceDN w:val="0"/>
        <w:spacing w:before="40" w:after="40"/>
        <w:rPr>
          <w:rFonts w:ascii="Calibri" w:hAnsi="Calibri"/>
        </w:rPr>
      </w:pPr>
      <w:bookmarkStart w:id="551" w:name="_Hlk517693736"/>
      <w:r>
        <w:t>Se utilizará como referencia el documento HLD (Diseño de alto nivel) para cobranzas</w:t>
      </w:r>
      <w:r w:rsidR="00015AD2">
        <w:t xml:space="preserve"> masivas, que se encuentra en el</w:t>
      </w:r>
      <w:r>
        <w:t xml:space="preserve"> siguiente link:</w:t>
      </w:r>
    </w:p>
    <w:p w14:paraId="7A9F54E2" w14:textId="77777777" w:rsidR="00CA3CE5" w:rsidRDefault="00000000" w:rsidP="00CA3CE5">
      <w:pPr>
        <w:autoSpaceDE w:val="0"/>
        <w:autoSpaceDN w:val="0"/>
        <w:spacing w:before="40" w:after="40"/>
        <w:rPr>
          <w:rFonts w:ascii="Segoe UI" w:hAnsi="Segoe UI" w:cs="Segoe UI"/>
          <w:color w:val="000000"/>
        </w:rPr>
      </w:pPr>
      <w:hyperlink r:id="rId19" w:history="1">
        <w:r w:rsidR="00CA3CE5">
          <w:rPr>
            <w:rStyle w:val="Hipervnculo"/>
            <w:rFonts w:ascii="Times New Roman" w:hAnsi="Times New Roman"/>
            <w:sz w:val="24"/>
            <w:szCs w:val="24"/>
          </w:rPr>
          <w:t>https://signecon.gruposancorseguros.com/pages/viewpage.action?pageId=98152159</w:t>
        </w:r>
      </w:hyperlink>
      <w:r w:rsidR="00CA3CE5">
        <w:rPr>
          <w:rFonts w:ascii="Segoe UI" w:hAnsi="Segoe UI" w:cs="Segoe UI"/>
          <w:color w:val="000000"/>
        </w:rPr>
        <w:t xml:space="preserve"> </w:t>
      </w:r>
      <w:bookmarkEnd w:id="551"/>
    </w:p>
    <w:p w14:paraId="4D884EBF" w14:textId="77777777" w:rsidR="00CA3CE5" w:rsidRPr="00396A72" w:rsidRDefault="00CA3CE5" w:rsidP="00CA3CE5"/>
    <w:p w14:paraId="0141DDEA" w14:textId="77777777" w:rsidR="00132C46" w:rsidRPr="00396A72" w:rsidRDefault="00132C46" w:rsidP="00540BF6"/>
    <w:p w14:paraId="56EB1C65" w14:textId="77777777" w:rsidR="0011218E" w:rsidRPr="00396A72" w:rsidRDefault="0011218E" w:rsidP="00540BF6"/>
    <w:p w14:paraId="14AD25FD" w14:textId="77777777" w:rsidR="0011218E" w:rsidRDefault="004D56B5" w:rsidP="00587350">
      <w:pPr>
        <w:jc w:val="center"/>
      </w:pPr>
      <w:r>
        <w:rPr>
          <w:noProof/>
        </w:rPr>
        <w:lastRenderedPageBreak/>
        <w:drawing>
          <wp:inline distT="0" distB="0" distL="0" distR="0" wp14:anchorId="2A89F5A4" wp14:editId="09A14E5A">
            <wp:extent cx="5732145" cy="4104755"/>
            <wp:effectExtent l="0" t="0" r="1905" b="0"/>
            <wp:docPr id="7" name="Imagen 7" descr="C:\Users\galonso\AppData\Local\Microsoft\Windows\INetCache\Content.Word\Diagrama de Integraciones Proyecto Copes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alonso\AppData\Local\Microsoft\Windows\INetCache\Content.Word\Diagrama de Integraciones Proyecto Copes(1)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10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0AF0" w14:textId="77777777" w:rsidR="004D56B5" w:rsidRPr="00396A72" w:rsidRDefault="004D56B5" w:rsidP="00587350">
      <w:pPr>
        <w:jc w:val="center"/>
      </w:pPr>
    </w:p>
    <w:p w14:paraId="2A8B8396" w14:textId="77777777" w:rsidR="00982FC5" w:rsidRPr="00396A72" w:rsidRDefault="00982FC5" w:rsidP="00587350">
      <w:pPr>
        <w:jc w:val="center"/>
      </w:pPr>
    </w:p>
    <w:p w14:paraId="4543E8A2" w14:textId="77777777" w:rsidR="00242FFC" w:rsidRPr="00396A72" w:rsidRDefault="001C1059" w:rsidP="008F44FC">
      <w:pPr>
        <w:pStyle w:val="Prrafodelista"/>
        <w:numPr>
          <w:ilvl w:val="0"/>
          <w:numId w:val="6"/>
        </w:numPr>
        <w:jc w:val="center"/>
      </w:pPr>
      <w:r w:rsidRPr="00396A72">
        <w:rPr>
          <w:i/>
        </w:rPr>
        <w:t>Diagrama de flujo del Servicio</w:t>
      </w:r>
      <w:r w:rsidR="00242FFC" w:rsidRPr="00396A72">
        <w:t>.</w:t>
      </w:r>
    </w:p>
    <w:p w14:paraId="59407235" w14:textId="77777777" w:rsidR="009F0DCF" w:rsidRPr="00396A72" w:rsidRDefault="009F0DCF" w:rsidP="009F0DCF">
      <w:pPr>
        <w:pStyle w:val="Prrafodelista"/>
        <w:rPr>
          <w:i/>
          <w:color w:val="0070C0"/>
        </w:rPr>
      </w:pPr>
    </w:p>
    <w:p w14:paraId="186A2F8D" w14:textId="77777777" w:rsidR="001A121C" w:rsidRPr="00396A72" w:rsidRDefault="001A121C" w:rsidP="001A121C">
      <w:pPr>
        <w:pStyle w:val="EstiloTtulo1IzquierdaAntes0ptoDespus0pto"/>
      </w:pPr>
      <w:bookmarkStart w:id="552" w:name="_Toc1655865"/>
      <w:r w:rsidRPr="00396A72">
        <w:t>E</w:t>
      </w:r>
      <w:r w:rsidR="005F1CF7" w:rsidRPr="00396A72">
        <w:t>SPECIFICACION DE LA INTEGRACION</w:t>
      </w:r>
      <w:bookmarkEnd w:id="552"/>
    </w:p>
    <w:p w14:paraId="3CAEF4F6" w14:textId="77777777" w:rsidR="001A121C" w:rsidRPr="00396A72" w:rsidRDefault="001A121C" w:rsidP="005F1CF7">
      <w:pPr>
        <w:pStyle w:val="Ttulo2"/>
        <w:rPr>
          <w:i/>
        </w:rPr>
      </w:pPr>
      <w:bookmarkStart w:id="553" w:name="_Toc1655866"/>
      <w:r w:rsidRPr="00396A72">
        <w:rPr>
          <w:i/>
        </w:rPr>
        <w:t>Tipo de procesamiento</w:t>
      </w:r>
      <w:bookmarkEnd w:id="553"/>
    </w:p>
    <w:p w14:paraId="1EF858D0" w14:textId="77777777" w:rsidR="00610012" w:rsidRDefault="00610012" w:rsidP="00610012">
      <w:r w:rsidRPr="00396A72">
        <w:t>En esta sección se especifican las características de procesamiento del servicio</w:t>
      </w:r>
      <w:r w:rsidR="00AD51F0" w:rsidRPr="00396A72">
        <w:t>.</w:t>
      </w:r>
    </w:p>
    <w:p w14:paraId="3873D611" w14:textId="77777777" w:rsidR="001A121C" w:rsidRPr="00396A72" w:rsidRDefault="001A121C" w:rsidP="001A121C">
      <w:pPr>
        <w:autoSpaceDE w:val="0"/>
        <w:autoSpaceDN w:val="0"/>
        <w:adjustRightInd w:val="0"/>
        <w:rPr>
          <w:rFonts w:cs="Arial"/>
          <w:lang w:eastAsia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67"/>
        <w:gridCol w:w="3867"/>
      </w:tblGrid>
      <w:tr w:rsidR="00610012" w:rsidRPr="00396A72" w14:paraId="376D6526" w14:textId="77777777" w:rsidTr="00D83B4F">
        <w:trPr>
          <w:trHeight w:val="535"/>
          <w:jc w:val="center"/>
        </w:trPr>
        <w:tc>
          <w:tcPr>
            <w:tcW w:w="7734" w:type="dxa"/>
            <w:gridSpan w:val="2"/>
            <w:vAlign w:val="center"/>
          </w:tcPr>
          <w:p w14:paraId="4EE80DFC" w14:textId="77777777" w:rsidR="00610012" w:rsidRPr="00396A72" w:rsidRDefault="00610012" w:rsidP="0011218E">
            <w:pPr>
              <w:jc w:val="center"/>
              <w:rPr>
                <w:b/>
              </w:rPr>
            </w:pPr>
            <w:r w:rsidRPr="00396A72">
              <w:rPr>
                <w:b/>
              </w:rPr>
              <w:t>Nivel de complejidad:</w:t>
            </w:r>
            <w:r w:rsidR="0011218E" w:rsidRPr="00396A72">
              <w:rPr>
                <w:b/>
              </w:rPr>
              <w:t xml:space="preserve"> </w:t>
            </w:r>
            <w:r w:rsidR="00220473" w:rsidRPr="00396A72">
              <w:t xml:space="preserve">Alta   </w:t>
            </w:r>
            <w:r w:rsidR="00220473" w:rsidRPr="00396A72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20473" w:rsidRPr="00396A72">
              <w:instrText xml:space="preserve"> FORMCHECKBOX </w:instrText>
            </w:r>
            <w:r w:rsidR="00000000">
              <w:fldChar w:fldCharType="separate"/>
            </w:r>
            <w:r w:rsidR="00220473" w:rsidRPr="00396A72">
              <w:fldChar w:fldCharType="end"/>
            </w:r>
            <w:r w:rsidR="00220473" w:rsidRPr="00396A72">
              <w:t xml:space="preserve">   Media   </w:t>
            </w:r>
            <w:r w:rsidR="007443F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443FE">
              <w:instrText xml:space="preserve"> FORMCHECKBOX </w:instrText>
            </w:r>
            <w:r w:rsidR="00000000">
              <w:fldChar w:fldCharType="separate"/>
            </w:r>
            <w:r w:rsidR="007443FE">
              <w:fldChar w:fldCharType="end"/>
            </w:r>
            <w:r w:rsidR="00220473" w:rsidRPr="00396A72">
              <w:t xml:space="preserve">   Baja   </w:t>
            </w:r>
            <w:r w:rsidR="00220473" w:rsidRPr="00396A72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20473" w:rsidRPr="00396A72">
              <w:instrText xml:space="preserve"> FORMCHECKBOX </w:instrText>
            </w:r>
            <w:r w:rsidR="00000000">
              <w:fldChar w:fldCharType="separate"/>
            </w:r>
            <w:r w:rsidR="00220473" w:rsidRPr="00396A72">
              <w:fldChar w:fldCharType="end"/>
            </w:r>
          </w:p>
        </w:tc>
      </w:tr>
      <w:tr w:rsidR="005F1CF7" w:rsidRPr="00396A72" w14:paraId="5280F410" w14:textId="77777777" w:rsidTr="00D83B4F">
        <w:trPr>
          <w:trHeight w:val="485"/>
          <w:jc w:val="center"/>
        </w:trPr>
        <w:tc>
          <w:tcPr>
            <w:tcW w:w="7734" w:type="dxa"/>
            <w:gridSpan w:val="2"/>
            <w:vAlign w:val="center"/>
          </w:tcPr>
          <w:p w14:paraId="7ACE2C28" w14:textId="77777777" w:rsidR="005F1CF7" w:rsidRPr="00396A72" w:rsidRDefault="005F1CF7" w:rsidP="0009236C">
            <w:pPr>
              <w:jc w:val="center"/>
              <w:rPr>
                <w:b/>
              </w:rPr>
            </w:pPr>
            <w:bookmarkStart w:id="554" w:name="_Toc293492791"/>
            <w:bookmarkStart w:id="555" w:name="_Toc293566897"/>
            <w:bookmarkStart w:id="556" w:name="_Toc293580261"/>
            <w:r w:rsidRPr="00396A72">
              <w:rPr>
                <w:b/>
              </w:rPr>
              <w:t xml:space="preserve">Batch:            </w:t>
            </w:r>
            <w:bookmarkEnd w:id="554"/>
            <w:bookmarkEnd w:id="555"/>
            <w:bookmarkEnd w:id="556"/>
            <w:r w:rsidR="007443FE">
              <w:rPr>
                <w:b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57" w:name="Casilla6"/>
            <w:r w:rsidR="007443FE">
              <w:rPr>
                <w:b/>
              </w:rPr>
              <w:instrText xml:space="preserve"> FORMCHECKBOX </w:instrText>
            </w:r>
            <w:r w:rsidR="00000000">
              <w:rPr>
                <w:b/>
              </w:rPr>
            </w:r>
            <w:r w:rsidR="00000000">
              <w:rPr>
                <w:b/>
              </w:rPr>
              <w:fldChar w:fldCharType="separate"/>
            </w:r>
            <w:r w:rsidR="007443FE">
              <w:rPr>
                <w:b/>
              </w:rPr>
              <w:fldChar w:fldCharType="end"/>
            </w:r>
            <w:bookmarkEnd w:id="557"/>
          </w:p>
        </w:tc>
      </w:tr>
      <w:tr w:rsidR="005F1CF7" w:rsidRPr="00396A72" w14:paraId="0062911F" w14:textId="77777777" w:rsidTr="005F1CF7">
        <w:trPr>
          <w:trHeight w:val="563"/>
          <w:jc w:val="center"/>
        </w:trPr>
        <w:tc>
          <w:tcPr>
            <w:tcW w:w="3867" w:type="dxa"/>
            <w:vAlign w:val="center"/>
          </w:tcPr>
          <w:p w14:paraId="381FFBA1" w14:textId="77777777" w:rsidR="005F1CF7" w:rsidRPr="00B7302D" w:rsidRDefault="005F1CF7" w:rsidP="0009236C">
            <w:pPr>
              <w:jc w:val="center"/>
              <w:rPr>
                <w:b/>
              </w:rPr>
            </w:pPr>
            <w:bookmarkStart w:id="558" w:name="_Toc293492792"/>
            <w:bookmarkStart w:id="559" w:name="_Toc293566898"/>
            <w:bookmarkStart w:id="560" w:name="_Toc293580262"/>
            <w:r w:rsidRPr="00B7302D">
              <w:rPr>
                <w:b/>
              </w:rPr>
              <w:t>Periodicidad:</w:t>
            </w:r>
            <w:bookmarkEnd w:id="558"/>
            <w:bookmarkEnd w:id="559"/>
            <w:bookmarkEnd w:id="560"/>
          </w:p>
          <w:p w14:paraId="3E0525F5" w14:textId="77777777" w:rsidR="005F1CF7" w:rsidRPr="00B7302D" w:rsidRDefault="00B365C6" w:rsidP="005848AB">
            <w:pPr>
              <w:jc w:val="center"/>
            </w:pPr>
            <w:r w:rsidRPr="00B7302D">
              <w:t>Pul</w:t>
            </w:r>
            <w:r w:rsidR="007443FE" w:rsidRPr="00B7302D">
              <w:t>l del ESB cada 15 minutos</w:t>
            </w:r>
          </w:p>
        </w:tc>
        <w:tc>
          <w:tcPr>
            <w:tcW w:w="3867" w:type="dxa"/>
            <w:vAlign w:val="center"/>
          </w:tcPr>
          <w:p w14:paraId="668DF301" w14:textId="77777777" w:rsidR="005F1CF7" w:rsidRPr="00396A72" w:rsidRDefault="005F1CF7" w:rsidP="0009236C">
            <w:pPr>
              <w:jc w:val="center"/>
              <w:rPr>
                <w:b/>
              </w:rPr>
            </w:pPr>
            <w:bookmarkStart w:id="561" w:name="_Toc293492794"/>
            <w:bookmarkStart w:id="562" w:name="_Toc293566900"/>
            <w:bookmarkStart w:id="563" w:name="_Toc293580264"/>
            <w:r w:rsidRPr="00396A72">
              <w:rPr>
                <w:b/>
              </w:rPr>
              <w:t>Criticidad:</w:t>
            </w:r>
            <w:bookmarkEnd w:id="561"/>
            <w:bookmarkEnd w:id="562"/>
            <w:bookmarkEnd w:id="563"/>
          </w:p>
          <w:p w14:paraId="6EB066BF" w14:textId="77777777" w:rsidR="005F1CF7" w:rsidRPr="00396A72" w:rsidRDefault="005F1CF7" w:rsidP="005F1CF7">
            <w:pPr>
              <w:jc w:val="center"/>
            </w:pPr>
            <w:bookmarkStart w:id="564" w:name="_Toc293492795"/>
            <w:bookmarkStart w:id="565" w:name="_Toc293566901"/>
            <w:bookmarkStart w:id="566" w:name="_Toc293580265"/>
            <w:r w:rsidRPr="00396A72">
              <w:t xml:space="preserve">Alta   </w:t>
            </w:r>
            <w:r w:rsidR="0050453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453B">
              <w:instrText xml:space="preserve"> FORMCHECKBOX </w:instrText>
            </w:r>
            <w:r w:rsidR="00000000">
              <w:fldChar w:fldCharType="separate"/>
            </w:r>
            <w:r w:rsidR="0050453B">
              <w:fldChar w:fldCharType="end"/>
            </w:r>
            <w:r w:rsidRPr="00396A72">
              <w:t xml:space="preserve">   Media   </w:t>
            </w:r>
            <w:r w:rsidR="00457199" w:rsidRPr="00396A72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6A72">
              <w:instrText xml:space="preserve"> FORMCHECKBOX </w:instrText>
            </w:r>
            <w:r w:rsidR="00000000">
              <w:fldChar w:fldCharType="separate"/>
            </w:r>
            <w:r w:rsidR="00457199" w:rsidRPr="00396A72">
              <w:fldChar w:fldCharType="end"/>
            </w:r>
            <w:r w:rsidRPr="00396A72">
              <w:t xml:space="preserve">   Baja   </w:t>
            </w:r>
            <w:r w:rsidR="00457199" w:rsidRPr="00396A72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6A72">
              <w:instrText xml:space="preserve"> FORMCHECKBOX </w:instrText>
            </w:r>
            <w:r w:rsidR="00000000">
              <w:fldChar w:fldCharType="separate"/>
            </w:r>
            <w:r w:rsidR="00457199" w:rsidRPr="00396A72">
              <w:fldChar w:fldCharType="end"/>
            </w:r>
            <w:bookmarkEnd w:id="564"/>
            <w:bookmarkEnd w:id="565"/>
            <w:bookmarkEnd w:id="566"/>
          </w:p>
        </w:tc>
      </w:tr>
      <w:tr w:rsidR="005F1CF7" w:rsidRPr="00396A72" w14:paraId="47787FBA" w14:textId="77777777" w:rsidTr="005F1CF7">
        <w:trPr>
          <w:trHeight w:val="557"/>
          <w:jc w:val="center"/>
        </w:trPr>
        <w:tc>
          <w:tcPr>
            <w:tcW w:w="3867" w:type="dxa"/>
            <w:vAlign w:val="center"/>
          </w:tcPr>
          <w:p w14:paraId="6065FCBF" w14:textId="77777777" w:rsidR="005F1CF7" w:rsidRPr="00B7302D" w:rsidRDefault="005F1CF7" w:rsidP="0009236C">
            <w:pPr>
              <w:jc w:val="center"/>
              <w:rPr>
                <w:b/>
              </w:rPr>
            </w:pPr>
            <w:bookmarkStart w:id="567" w:name="_Toc293492796"/>
            <w:bookmarkStart w:id="568" w:name="_Toc293566902"/>
            <w:bookmarkStart w:id="569" w:name="_Toc293580266"/>
            <w:r w:rsidRPr="00B7302D">
              <w:rPr>
                <w:b/>
              </w:rPr>
              <w:t>Ventana de ejecución:</w:t>
            </w:r>
            <w:bookmarkEnd w:id="567"/>
            <w:bookmarkEnd w:id="568"/>
            <w:bookmarkEnd w:id="569"/>
          </w:p>
          <w:p w14:paraId="439E04DA" w14:textId="77777777" w:rsidR="005F1CF7" w:rsidRPr="00B7302D" w:rsidRDefault="007443FE" w:rsidP="00D83B4F">
            <w:pPr>
              <w:jc w:val="center"/>
            </w:pPr>
            <w:r w:rsidRPr="00B7302D">
              <w:t>7x24</w:t>
            </w:r>
          </w:p>
        </w:tc>
        <w:tc>
          <w:tcPr>
            <w:tcW w:w="3867" w:type="dxa"/>
            <w:vAlign w:val="center"/>
          </w:tcPr>
          <w:p w14:paraId="202D02C7" w14:textId="77777777" w:rsidR="00D83B4F" w:rsidRPr="00396A72" w:rsidRDefault="00D83B4F" w:rsidP="00D83B4F">
            <w:pPr>
              <w:jc w:val="center"/>
              <w:rPr>
                <w:b/>
              </w:rPr>
            </w:pPr>
            <w:bookmarkStart w:id="570" w:name="_Toc293492802"/>
            <w:bookmarkStart w:id="571" w:name="_Toc293566908"/>
            <w:bookmarkStart w:id="572" w:name="_Toc293580272"/>
            <w:r w:rsidRPr="00396A72">
              <w:rPr>
                <w:b/>
              </w:rPr>
              <w:t xml:space="preserve">Re-ejecutable: </w:t>
            </w:r>
            <w:bookmarkEnd w:id="570"/>
            <w:bookmarkEnd w:id="571"/>
            <w:bookmarkEnd w:id="572"/>
            <w:r w:rsidR="00CA18A1">
              <w:rPr>
                <w:b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73" w:name="Casilla4"/>
            <w:r w:rsidR="00CA18A1">
              <w:rPr>
                <w:b/>
              </w:rPr>
              <w:instrText xml:space="preserve"> FORMCHECKBOX </w:instrText>
            </w:r>
            <w:r w:rsidR="00000000">
              <w:rPr>
                <w:b/>
              </w:rPr>
            </w:r>
            <w:r w:rsidR="00000000">
              <w:rPr>
                <w:b/>
              </w:rPr>
              <w:fldChar w:fldCharType="separate"/>
            </w:r>
            <w:r w:rsidR="00CA18A1">
              <w:rPr>
                <w:b/>
              </w:rPr>
              <w:fldChar w:fldCharType="end"/>
            </w:r>
            <w:bookmarkEnd w:id="573"/>
          </w:p>
          <w:p w14:paraId="79D04F20" w14:textId="77777777" w:rsidR="005F1CF7" w:rsidRPr="00396A72" w:rsidRDefault="00D83B4F" w:rsidP="0009236C">
            <w:pPr>
              <w:jc w:val="left"/>
              <w:rPr>
                <w:b/>
              </w:rPr>
            </w:pPr>
            <w:r w:rsidRPr="00396A72">
              <w:rPr>
                <w:b/>
              </w:rPr>
              <w:t>Condiciones:</w:t>
            </w:r>
          </w:p>
        </w:tc>
      </w:tr>
      <w:tr w:rsidR="00D83B4F" w:rsidRPr="00396A72" w14:paraId="6D338236" w14:textId="77777777" w:rsidTr="000802CD">
        <w:trPr>
          <w:trHeight w:val="20"/>
          <w:jc w:val="center"/>
        </w:trPr>
        <w:tc>
          <w:tcPr>
            <w:tcW w:w="7734" w:type="dxa"/>
            <w:gridSpan w:val="2"/>
            <w:vAlign w:val="center"/>
          </w:tcPr>
          <w:p w14:paraId="74C8DB35" w14:textId="77777777" w:rsidR="00D83B4F" w:rsidRPr="00B7302D" w:rsidRDefault="00D83B4F" w:rsidP="0009236C">
            <w:pPr>
              <w:jc w:val="center"/>
              <w:rPr>
                <w:b/>
              </w:rPr>
            </w:pPr>
            <w:bookmarkStart w:id="574" w:name="_Toc293492800"/>
            <w:bookmarkStart w:id="575" w:name="_Toc293566906"/>
            <w:bookmarkStart w:id="576" w:name="_Toc293580270"/>
            <w:r w:rsidRPr="00B7302D">
              <w:rPr>
                <w:b/>
              </w:rPr>
              <w:t>Volumen de datos y transacciones:</w:t>
            </w:r>
            <w:bookmarkEnd w:id="574"/>
            <w:bookmarkEnd w:id="575"/>
            <w:bookmarkEnd w:id="576"/>
          </w:p>
          <w:p w14:paraId="588E7BE2" w14:textId="77777777" w:rsidR="00D83B4F" w:rsidRPr="00B7302D" w:rsidRDefault="00DC21B7" w:rsidP="00D83B4F">
            <w:pPr>
              <w:jc w:val="center"/>
              <w:rPr>
                <w:b/>
              </w:rPr>
            </w:pPr>
            <w:r>
              <w:t>340</w:t>
            </w:r>
            <w:r w:rsidR="0050453B" w:rsidRPr="00B7302D">
              <w:t xml:space="preserve"> </w:t>
            </w:r>
            <w:r>
              <w:t>K</w:t>
            </w:r>
            <w:r w:rsidR="0050453B" w:rsidRPr="00B7302D">
              <w:t>B –</w:t>
            </w:r>
            <w:r w:rsidR="00BD0E81">
              <w:t xml:space="preserve"> </w:t>
            </w:r>
            <w:r w:rsidR="00BD0E81" w:rsidRPr="00A075F5">
              <w:t>1</w:t>
            </w:r>
            <w:r w:rsidR="0050453B" w:rsidRPr="00A075F5">
              <w:t xml:space="preserve"> transacci</w:t>
            </w:r>
            <w:r w:rsidR="00BD0E81" w:rsidRPr="00A075F5">
              <w:t>ó</w:t>
            </w:r>
            <w:r w:rsidR="0050453B" w:rsidRPr="00A075F5">
              <w:t>n po</w:t>
            </w:r>
            <w:r w:rsidRPr="00A075F5">
              <w:t>r día</w:t>
            </w:r>
          </w:p>
        </w:tc>
      </w:tr>
    </w:tbl>
    <w:p w14:paraId="6C174E25" w14:textId="77777777" w:rsidR="00E14A49" w:rsidRPr="00396A72" w:rsidRDefault="00E14A49" w:rsidP="00E14A49">
      <w:pPr>
        <w:pStyle w:val="Elistadevietas"/>
        <w:numPr>
          <w:ilvl w:val="0"/>
          <w:numId w:val="10"/>
        </w:numPr>
        <w:jc w:val="center"/>
        <w:rPr>
          <w:i/>
          <w:lang w:val="es-AR"/>
        </w:rPr>
      </w:pPr>
      <w:r w:rsidRPr="00396A72">
        <w:rPr>
          <w:i/>
          <w:lang w:val="es-AR"/>
        </w:rPr>
        <w:t>Detalles de procesamiento</w:t>
      </w:r>
    </w:p>
    <w:p w14:paraId="551DDD72" w14:textId="77777777" w:rsidR="001A121C" w:rsidRPr="00396A72" w:rsidRDefault="001A121C" w:rsidP="001A121C">
      <w:pPr>
        <w:autoSpaceDE w:val="0"/>
        <w:autoSpaceDN w:val="0"/>
        <w:adjustRightInd w:val="0"/>
        <w:rPr>
          <w:rFonts w:cs="Arial"/>
          <w:lang w:eastAsia="es-ES"/>
        </w:rPr>
      </w:pPr>
    </w:p>
    <w:p w14:paraId="75C54FED" w14:textId="77777777" w:rsidR="00FB5037" w:rsidRPr="00396A72" w:rsidRDefault="00FB5037" w:rsidP="00FB5037">
      <w:pPr>
        <w:pStyle w:val="Ttulo2"/>
      </w:pPr>
      <w:bookmarkStart w:id="577" w:name="_Toc509918720"/>
      <w:bookmarkStart w:id="578" w:name="_Toc1655867"/>
      <w:bookmarkEnd w:id="445"/>
      <w:r>
        <w:rPr>
          <w:lang w:eastAsia="es-ES"/>
        </w:rPr>
        <w:t>Especificación tabla intermedia</w:t>
      </w:r>
      <w:bookmarkEnd w:id="577"/>
      <w:bookmarkEnd w:id="578"/>
    </w:p>
    <w:p w14:paraId="2D983E6B" w14:textId="77777777" w:rsidR="00B43D21" w:rsidRDefault="00B43D21" w:rsidP="00B43D21">
      <w:pPr>
        <w:rPr>
          <w:rFonts w:ascii="Calibri" w:hAnsi="Calibri"/>
        </w:rPr>
      </w:pPr>
      <w:r>
        <w:t>Para esta integración se utilizará la tabla Intermedia, cuya forma de acceso se especifica en el documento ubicado en la siguiente carpeta:</w:t>
      </w:r>
    </w:p>
    <w:p w14:paraId="449F6A82" w14:textId="77777777" w:rsidR="00B43D21" w:rsidRPr="00CB5790" w:rsidRDefault="00000000" w:rsidP="00B43D21">
      <w:pPr>
        <w:autoSpaceDE w:val="0"/>
        <w:autoSpaceDN w:val="0"/>
        <w:rPr>
          <w:rFonts w:cs="Arial"/>
        </w:rPr>
      </w:pPr>
      <w:hyperlink r:id="rId21" w:history="1">
        <w:r w:rsidR="00B43D21" w:rsidRPr="00CB5790">
          <w:rPr>
            <w:rStyle w:val="Hipervnculo"/>
            <w:rFonts w:cs="Arial"/>
          </w:rPr>
          <w:t>https://signecon.gruposancorseguros.com/display/PERP/COPEs+-+Tabla+intermedia</w:t>
        </w:r>
      </w:hyperlink>
    </w:p>
    <w:p w14:paraId="32C5DCB0" w14:textId="77777777" w:rsidR="00B43D21" w:rsidRDefault="00B43D21" w:rsidP="00B43D21"/>
    <w:p w14:paraId="6BB00F25" w14:textId="77777777" w:rsidR="00B43D21" w:rsidRDefault="00B43D21" w:rsidP="00B43D21">
      <w:r>
        <w:t>El registro a tomar en cuenta corresponde a:</w:t>
      </w:r>
    </w:p>
    <w:p w14:paraId="5C41FC05" w14:textId="77777777" w:rsidR="00B43D21" w:rsidRPr="00F35A56" w:rsidRDefault="00B43D21" w:rsidP="00B43D21">
      <w:r>
        <w:t xml:space="preserve">CodEntidad = “324” || Descripcion </w:t>
      </w:r>
      <w:r w:rsidR="00FE7B46">
        <w:t>= “</w:t>
      </w:r>
      <w:r>
        <w:t>Pago Mis Cuentas”</w:t>
      </w:r>
    </w:p>
    <w:p w14:paraId="6A6E3623" w14:textId="77777777" w:rsidR="00AF0D7C" w:rsidRPr="00A41D31" w:rsidDel="00A41D31" w:rsidRDefault="00B43D21" w:rsidP="00ED4782">
      <w:pPr>
        <w:rPr>
          <w:del w:id="579" w:author="Luis Adrian Benavidez" w:date="2018-10-22T12:15:00Z"/>
        </w:rPr>
      </w:pPr>
      <w:r w:rsidRPr="00A41D31" w:rsidDel="00B43D21">
        <w:rPr>
          <w:rPrChange w:id="580" w:author="Luis Adrian Benavidez" w:date="2018-10-22T12:15:00Z">
            <w:rPr>
              <w:highlight w:val="yellow"/>
            </w:rPr>
          </w:rPrChange>
        </w:rPr>
        <w:lastRenderedPageBreak/>
        <w:t xml:space="preserve"> </w:t>
      </w:r>
    </w:p>
    <w:p w14:paraId="211FD341" w14:textId="77777777" w:rsidR="0066034F" w:rsidRPr="0066034F" w:rsidRDefault="0066034F">
      <w:pPr>
        <w:pPrChange w:id="581" w:author="Luis Adrian Benavidez" w:date="2018-10-22T12:15:00Z">
          <w:pPr>
            <w:pStyle w:val="Ttulo1"/>
            <w:numPr>
              <w:numId w:val="0"/>
            </w:numPr>
          </w:pPr>
        </w:pPrChange>
      </w:pPr>
      <w:r w:rsidRPr="00B216A6">
        <w:t>7. Detalle de la solución</w:t>
      </w:r>
      <w:r w:rsidRPr="0066034F">
        <w:t xml:space="preserve"> Propuesta</w:t>
      </w:r>
    </w:p>
    <w:p w14:paraId="5CF825B9" w14:textId="77777777" w:rsidR="0066034F" w:rsidRPr="00D03402" w:rsidRDefault="0066034F" w:rsidP="00ED4782">
      <w:pPr>
        <w:pStyle w:val="Ttulo2"/>
        <w:numPr>
          <w:ilvl w:val="0"/>
          <w:numId w:val="0"/>
        </w:numPr>
        <w:ind w:firstLine="720"/>
      </w:pPr>
      <w:bookmarkStart w:id="582" w:name="_Toc1655868"/>
      <w:r w:rsidRPr="00D03402">
        <w:rPr>
          <w:rStyle w:val="nfasis"/>
          <w:bCs/>
        </w:rPr>
        <w:t>A) DETECTAR y LEER MENSAJE</w:t>
      </w:r>
      <w:bookmarkEnd w:id="582"/>
    </w:p>
    <w:p w14:paraId="36CC247E" w14:textId="77777777" w:rsidR="004A64BB" w:rsidRPr="004A64BB" w:rsidRDefault="00CD367D">
      <w:pPr>
        <w:pStyle w:val="NormalWeb"/>
        <w:ind w:left="720"/>
        <w:rPr>
          <w:ins w:id="583" w:author="Luis Adrian Benavidez" w:date="2019-02-21T15:34:00Z"/>
          <w:color w:val="000000"/>
          <w:sz w:val="20"/>
          <w:rPrChange w:id="584" w:author="Luis Adrian Benavidez" w:date="2019-02-21T15:34:00Z">
            <w:rPr>
              <w:ins w:id="585" w:author="Luis Adrian Benavidez" w:date="2019-02-21T15:34:00Z"/>
              <w:rFonts w:cs="Arial"/>
              <w:sz w:val="20"/>
              <w:lang w:eastAsia="en-US"/>
            </w:rPr>
          </w:rPrChange>
        </w:rPr>
        <w:pPrChange w:id="586" w:author="Luis Adrian Benavidez" w:date="2019-02-21T15:35:00Z">
          <w:pPr>
            <w:pStyle w:val="NormalWeb"/>
          </w:pPr>
        </w:pPrChange>
      </w:pPr>
      <w:r>
        <w:rPr>
          <w:color w:val="000000"/>
          <w:sz w:val="20"/>
        </w:rPr>
        <w:t xml:space="preserve">1) </w:t>
      </w:r>
      <w:ins w:id="587" w:author="Luis Adrian Benavidez" w:date="2019-02-21T15:34:00Z">
        <w:r w:rsidR="004A64BB" w:rsidRPr="004A64BB">
          <w:rPr>
            <w:color w:val="000000"/>
            <w:sz w:val="20"/>
            <w:rPrChange w:id="588" w:author="Luis Adrian Benavidez" w:date="2019-02-21T15:34:00Z">
              <w:rPr>
                <w:rFonts w:cs="Arial"/>
                <w:sz w:val="20"/>
                <w:lang w:eastAsia="en-US"/>
              </w:rPr>
            </w:rPrChange>
          </w:rPr>
          <w:t>SAP generará un archivo en formato TXT con los detalles de deuda a cobrar para la entidad. El proceso Dispatcher</w:t>
        </w:r>
        <w:r w:rsidR="004A64BB" w:rsidRPr="004A64BB">
          <w:rPr>
            <w:color w:val="000000"/>
            <w:rPrChange w:id="589" w:author="Luis Adrian Benavidez" w:date="2019-02-21T15:34:00Z">
              <w:rPr>
                <w:rStyle w:val="Refdenotaalpie"/>
                <w:rFonts w:cs="Arial"/>
                <w:lang w:eastAsia="en-US"/>
              </w:rPr>
            </w:rPrChange>
          </w:rPr>
          <w:footnoteReference w:id="2"/>
        </w:r>
        <w:r w:rsidR="004A64BB" w:rsidRPr="004A64BB">
          <w:rPr>
            <w:color w:val="000000"/>
            <w:sz w:val="20"/>
            <w:rPrChange w:id="593" w:author="Luis Adrian Benavidez" w:date="2019-02-21T15:34:00Z">
              <w:rPr>
                <w:rFonts w:cs="Arial"/>
                <w:sz w:val="20"/>
                <w:lang w:eastAsia="en-US"/>
              </w:rPr>
            </w:rPrChange>
          </w:rPr>
          <w:t xml:space="preserve"> ser ocupará de almacenarlo en la carpeta indicada en el valor del campo “Path_Entity_Out” de la tabla intermedia, el ESB deberá leer dicho archivo TXT y procesarlo.</w:t>
        </w:r>
      </w:ins>
    </w:p>
    <w:p w14:paraId="50A0BA08" w14:textId="77777777" w:rsidR="004A64BB" w:rsidRPr="004A64BB" w:rsidRDefault="004A64BB">
      <w:pPr>
        <w:pStyle w:val="NormalWeb"/>
        <w:ind w:left="720"/>
        <w:rPr>
          <w:ins w:id="594" w:author="Luis Adrian Benavidez" w:date="2019-02-21T15:34:00Z"/>
          <w:color w:val="000000"/>
          <w:rPrChange w:id="595" w:author="Luis Adrian Benavidez" w:date="2019-02-21T15:34:00Z">
            <w:rPr>
              <w:ins w:id="596" w:author="Luis Adrian Benavidez" w:date="2019-02-21T15:34:00Z"/>
              <w:rFonts w:cs="Arial"/>
            </w:rPr>
          </w:rPrChange>
        </w:rPr>
        <w:pPrChange w:id="597" w:author="Luis Adrian Benavidez" w:date="2019-02-21T15:35:00Z">
          <w:pPr/>
        </w:pPrChange>
      </w:pPr>
      <w:ins w:id="598" w:author="Luis Adrian Benavidez" w:date="2019-02-21T15:34:00Z">
        <w:r w:rsidRPr="004A64BB">
          <w:rPr>
            <w:color w:val="000000"/>
            <w:sz w:val="20"/>
            <w:rPrChange w:id="599" w:author="Luis Adrian Benavidez" w:date="2019-02-21T15:34:00Z">
              <w:rPr>
                <w:rFonts w:cs="Arial"/>
              </w:rPr>
            </w:rPrChange>
          </w:rPr>
          <w:t>El ESB deberá identificar el archivo correspondiente de acuerdo a su nombre, que tendrá el siguiente formato:</w:t>
        </w:r>
      </w:ins>
    </w:p>
    <w:p w14:paraId="410DB0F4" w14:textId="77777777" w:rsidR="004A64BB" w:rsidRPr="004A64BB" w:rsidRDefault="004A64BB">
      <w:pPr>
        <w:pStyle w:val="NormalWeb"/>
        <w:ind w:left="720"/>
        <w:rPr>
          <w:ins w:id="600" w:author="Luis Adrian Benavidez" w:date="2019-02-21T15:34:00Z"/>
          <w:color w:val="000000"/>
          <w:rPrChange w:id="601" w:author="Luis Adrian Benavidez" w:date="2019-02-21T15:34:00Z">
            <w:rPr>
              <w:ins w:id="602" w:author="Luis Adrian Benavidez" w:date="2019-02-21T15:34:00Z"/>
              <w:rFonts w:cs="Arial"/>
            </w:rPr>
          </w:rPrChange>
        </w:rPr>
        <w:pPrChange w:id="603" w:author="Luis Adrian Benavidez" w:date="2019-02-21T15:35:00Z">
          <w:pPr/>
        </w:pPrChange>
      </w:pPr>
      <w:ins w:id="604" w:author="Luis Adrian Benavidez" w:date="2019-02-21T15:34:00Z">
        <w:r w:rsidRPr="004A64BB">
          <w:rPr>
            <w:color w:val="000000"/>
            <w:sz w:val="20"/>
            <w:rPrChange w:id="605" w:author="Luis Adrian Benavidez" w:date="2019-02-21T15:34:00Z">
              <w:rPr>
                <w:rFonts w:cs="Arial"/>
              </w:rPr>
            </w:rPrChange>
          </w:rPr>
          <w:t>- AAAAMMDD: fecha de ejecución</w:t>
        </w:r>
      </w:ins>
    </w:p>
    <w:p w14:paraId="454A57A2" w14:textId="77777777" w:rsidR="004A64BB" w:rsidRPr="004A64BB" w:rsidRDefault="004A64BB">
      <w:pPr>
        <w:pStyle w:val="NormalWeb"/>
        <w:ind w:left="720"/>
        <w:rPr>
          <w:ins w:id="606" w:author="Luis Adrian Benavidez" w:date="2019-02-21T15:34:00Z"/>
          <w:color w:val="000000"/>
          <w:rPrChange w:id="607" w:author="Luis Adrian Benavidez" w:date="2019-02-21T15:34:00Z">
            <w:rPr>
              <w:ins w:id="608" w:author="Luis Adrian Benavidez" w:date="2019-02-21T15:34:00Z"/>
              <w:rFonts w:cs="Arial"/>
            </w:rPr>
          </w:rPrChange>
        </w:rPr>
        <w:pPrChange w:id="609" w:author="Luis Adrian Benavidez" w:date="2019-02-21T15:35:00Z">
          <w:pPr/>
        </w:pPrChange>
      </w:pPr>
      <w:ins w:id="610" w:author="Luis Adrian Benavidez" w:date="2019-02-21T15:34:00Z">
        <w:r w:rsidRPr="004A64BB">
          <w:rPr>
            <w:color w:val="000000"/>
            <w:sz w:val="20"/>
            <w:rPrChange w:id="611" w:author="Luis Adrian Benavidez" w:date="2019-02-21T15:34:00Z">
              <w:rPr>
                <w:rFonts w:cs="Arial"/>
              </w:rPr>
            </w:rPrChange>
          </w:rPr>
          <w:t>- XXXXX: id de ejecución</w:t>
        </w:r>
      </w:ins>
    </w:p>
    <w:p w14:paraId="5010B745" w14:textId="77777777" w:rsidR="004A64BB" w:rsidRPr="00E34B2F" w:rsidRDefault="004A64BB">
      <w:pPr>
        <w:pStyle w:val="NormalWeb"/>
        <w:ind w:left="720"/>
        <w:rPr>
          <w:ins w:id="612" w:author="Luis Adrian Benavidez" w:date="2019-02-21T15:34:00Z"/>
          <w:color w:val="000000"/>
          <w:rPrChange w:id="613" w:author="Luis Adrian Benavidez [2]" w:date="2020-10-19T08:19:00Z">
            <w:rPr>
              <w:ins w:id="614" w:author="Luis Adrian Benavidez" w:date="2019-02-21T15:34:00Z"/>
              <w:rFonts w:cs="Arial"/>
            </w:rPr>
          </w:rPrChange>
        </w:rPr>
        <w:pPrChange w:id="615" w:author="Luis Adrian Benavidez" w:date="2019-02-21T15:35:00Z">
          <w:pPr/>
        </w:pPrChange>
      </w:pPr>
      <w:ins w:id="616" w:author="Luis Adrian Benavidez" w:date="2019-02-21T15:34:00Z">
        <w:r w:rsidRPr="00E34B2F">
          <w:rPr>
            <w:color w:val="000000"/>
            <w:sz w:val="20"/>
            <w:rPrChange w:id="617" w:author="Luis Adrian Benavidez [2]" w:date="2020-10-19T08:19:00Z">
              <w:rPr>
                <w:rFonts w:cs="Arial"/>
              </w:rPr>
            </w:rPrChange>
          </w:rPr>
          <w:t>- VVV: Código que represente la Entidad.</w:t>
        </w:r>
      </w:ins>
      <w:ins w:id="618" w:author="Luis Adrian Benavidez [2]" w:date="2020-06-16T12:09:00Z">
        <w:r w:rsidR="006309D0" w:rsidRPr="00E34B2F">
          <w:rPr>
            <w:color w:val="000000"/>
            <w:sz w:val="20"/>
            <w:rPrChange w:id="619" w:author="Luis Adrian Benavidez [2]" w:date="2020-10-19T08:19:00Z">
              <w:rPr>
                <w:color w:val="000000"/>
              </w:rPr>
            </w:rPrChange>
          </w:rPr>
          <w:t xml:space="preserve"> </w:t>
        </w:r>
      </w:ins>
      <w:ins w:id="620" w:author="Luis Adrian Benavidez [2]" w:date="2020-06-16T12:10:00Z">
        <w:r w:rsidR="006309D0" w:rsidRPr="00E34B2F">
          <w:rPr>
            <w:color w:val="000000"/>
            <w:sz w:val="20"/>
            <w:rPrChange w:id="621" w:author="Luis Adrian Benavidez [2]" w:date="2020-10-19T08:19:00Z">
              <w:rPr>
                <w:color w:val="000000"/>
              </w:rPr>
            </w:rPrChange>
          </w:rPr>
          <w:t>(</w:t>
        </w:r>
        <w:r w:rsidR="006309D0" w:rsidRPr="00E34B2F">
          <w:rPr>
            <w:b/>
            <w:bCs/>
            <w:color w:val="000000"/>
            <w:sz w:val="20"/>
            <w:rPrChange w:id="622" w:author="Luis Adrian Benavidez [2]" w:date="2020-10-19T08:19:00Z">
              <w:rPr>
                <w:color w:val="000000"/>
              </w:rPr>
            </w:rPrChange>
          </w:rPr>
          <w:t>mandará siempre “000”</w:t>
        </w:r>
        <w:r w:rsidR="006309D0" w:rsidRPr="00E34B2F">
          <w:rPr>
            <w:color w:val="000000"/>
            <w:sz w:val="20"/>
            <w:rPrChange w:id="623" w:author="Luis Adrian Benavidez [2]" w:date="2020-10-19T08:19:00Z">
              <w:rPr>
                <w:color w:val="000000"/>
              </w:rPr>
            </w:rPrChange>
          </w:rPr>
          <w:t>)</w:t>
        </w:r>
      </w:ins>
    </w:p>
    <w:p w14:paraId="2C53AE9B" w14:textId="77777777" w:rsidR="004A64BB" w:rsidRPr="00E34B2F" w:rsidRDefault="004A64BB">
      <w:pPr>
        <w:pStyle w:val="NormalWeb"/>
        <w:ind w:left="720"/>
        <w:rPr>
          <w:ins w:id="624" w:author="Luis Adrian Benavidez" w:date="2019-02-21T15:34:00Z"/>
          <w:color w:val="000000"/>
          <w:rPrChange w:id="625" w:author="Luis Adrian Benavidez [2]" w:date="2020-10-19T08:19:00Z">
            <w:rPr>
              <w:ins w:id="626" w:author="Luis Adrian Benavidez" w:date="2019-02-21T15:34:00Z"/>
              <w:rFonts w:cs="Arial"/>
            </w:rPr>
          </w:rPrChange>
        </w:rPr>
        <w:pPrChange w:id="627" w:author="Luis Adrian Benavidez" w:date="2019-02-21T15:36:00Z">
          <w:pPr/>
        </w:pPrChange>
      </w:pPr>
      <w:ins w:id="628" w:author="Luis Adrian Benavidez" w:date="2019-02-21T15:34:00Z">
        <w:r w:rsidRPr="00E34B2F">
          <w:rPr>
            <w:color w:val="000000"/>
            <w:sz w:val="20"/>
            <w:rPrChange w:id="629" w:author="Luis Adrian Benavidez [2]" w:date="2020-10-19T08:19:00Z">
              <w:rPr>
                <w:rFonts w:cs="Arial"/>
              </w:rPr>
            </w:rPrChange>
          </w:rPr>
          <w:t>- Y: Número que representa un proceso distinto dentro de la misma entidad recaudadora.</w:t>
        </w:r>
      </w:ins>
      <w:ins w:id="630" w:author="Luis Adrian Benavidez [2]" w:date="2020-06-16T12:10:00Z">
        <w:r w:rsidR="006309D0" w:rsidRPr="00E34B2F">
          <w:rPr>
            <w:color w:val="000000"/>
            <w:sz w:val="20"/>
            <w:rPrChange w:id="631" w:author="Luis Adrian Benavidez [2]" w:date="2020-10-19T08:19:00Z">
              <w:rPr>
                <w:color w:val="000000"/>
              </w:rPr>
            </w:rPrChange>
          </w:rPr>
          <w:t xml:space="preserve"> (</w:t>
        </w:r>
        <w:r w:rsidR="006309D0" w:rsidRPr="00E34B2F">
          <w:rPr>
            <w:b/>
            <w:bCs/>
            <w:color w:val="000000"/>
            <w:sz w:val="20"/>
            <w:rPrChange w:id="632" w:author="Luis Adrian Benavidez [2]" w:date="2020-10-19T08:19:00Z">
              <w:rPr>
                <w:b/>
                <w:bCs/>
                <w:color w:val="000000"/>
              </w:rPr>
            </w:rPrChange>
          </w:rPr>
          <w:t>mandará siempre “0”</w:t>
        </w:r>
        <w:r w:rsidR="006309D0" w:rsidRPr="00E34B2F">
          <w:rPr>
            <w:color w:val="000000"/>
            <w:sz w:val="20"/>
            <w:rPrChange w:id="633" w:author="Luis Adrian Benavidez [2]" w:date="2020-10-19T08:19:00Z">
              <w:rPr>
                <w:color w:val="000000"/>
              </w:rPr>
            </w:rPrChange>
          </w:rPr>
          <w:t>)</w:t>
        </w:r>
      </w:ins>
    </w:p>
    <w:p w14:paraId="215E304D" w14:textId="77777777" w:rsidR="00CD367D" w:rsidRDefault="004A64BB">
      <w:pPr>
        <w:pStyle w:val="NormalWeb"/>
        <w:ind w:left="720"/>
        <w:rPr>
          <w:color w:val="000000"/>
          <w:sz w:val="20"/>
        </w:rPr>
        <w:pPrChange w:id="634" w:author="Luis Adrian Benavidez" w:date="2019-02-21T15:36:00Z">
          <w:pPr>
            <w:pStyle w:val="NormalWeb"/>
            <w:numPr>
              <w:numId w:val="20"/>
            </w:numPr>
            <w:tabs>
              <w:tab w:val="num" w:pos="1080"/>
            </w:tabs>
            <w:ind w:left="1080" w:hanging="360"/>
          </w:pPr>
        </w:pPrChange>
      </w:pPr>
      <w:ins w:id="635" w:author="Luis Adrian Benavidez" w:date="2019-02-21T15:34:00Z">
        <w:del w:id="636" w:author="Luis Adrian Benavidez [2]" w:date="2020-06-16T12:11:00Z">
          <w:r w:rsidRPr="00E34B2F" w:rsidDel="006309D0">
            <w:rPr>
              <w:color w:val="000000"/>
              <w:sz w:val="20"/>
              <w:rPrChange w:id="637" w:author="Luis Adrian Benavidez [2]" w:date="2020-10-19T08:19:00Z">
                <w:rPr>
                  <w:rFonts w:cs="Arial"/>
                </w:rPr>
              </w:rPrChange>
            </w:rPr>
            <w:delText>Donde VVV e Y deberán coincidir con los valores de la tabla intermedia de los campos “CodEntidad” y “SAP_ID_OPERATORIA” respectivamente, para identificar el archivo a tomar</w:delText>
          </w:r>
        </w:del>
      </w:ins>
      <w:ins w:id="638" w:author="Luis Adrian Benavidez [2]" w:date="2020-06-16T12:11:00Z">
        <w:r w:rsidR="006309D0" w:rsidRPr="00E34B2F">
          <w:rPr>
            <w:color w:val="000000"/>
            <w:sz w:val="20"/>
          </w:rPr>
          <w:t xml:space="preserve">Cuando lea estos datos el </w:t>
        </w:r>
      </w:ins>
      <w:ins w:id="639" w:author="Luis Adrian Benavidez [2]" w:date="2020-06-16T12:12:00Z">
        <w:r w:rsidR="006309D0" w:rsidRPr="00E34B2F">
          <w:rPr>
            <w:color w:val="000000"/>
            <w:sz w:val="20"/>
          </w:rPr>
          <w:t>Dispatcher</w:t>
        </w:r>
      </w:ins>
      <w:ins w:id="640" w:author="Luis Adrian Benavidez [2]" w:date="2020-06-16T12:11:00Z">
        <w:r w:rsidR="006309D0" w:rsidRPr="00E34B2F">
          <w:rPr>
            <w:color w:val="000000"/>
            <w:sz w:val="20"/>
          </w:rPr>
          <w:t xml:space="preserve"> deberá dejar este archivo en dos procesos diferentes, el presente</w:t>
        </w:r>
      </w:ins>
      <w:ins w:id="641" w:author="Luis Adrian Benavidez [2]" w:date="2020-06-16T12:12:00Z">
        <w:r w:rsidR="006309D0" w:rsidRPr="00E34B2F">
          <w:rPr>
            <w:color w:val="000000"/>
            <w:sz w:val="20"/>
          </w:rPr>
          <w:t xml:space="preserve">, Pago Mis Cuentas, y en Link Pagos. </w:t>
        </w:r>
      </w:ins>
      <w:ins w:id="642" w:author="Luis Adrian Benavidez" w:date="2019-02-21T15:34:00Z">
        <w:del w:id="643" w:author="Luis Adrian Benavidez [2]" w:date="2020-06-16T12:11:00Z">
          <w:r w:rsidRPr="00E34B2F" w:rsidDel="006309D0">
            <w:rPr>
              <w:color w:val="000000"/>
              <w:sz w:val="20"/>
              <w:rPrChange w:id="644" w:author="Luis Adrian Benavidez [2]" w:date="2020-10-19T08:19:00Z">
                <w:rPr>
                  <w:rFonts w:ascii="Times New Roman" w:hAnsi="Times New Roman"/>
                  <w:lang w:val="es-MX" w:eastAsia="es-MX"/>
                </w:rPr>
              </w:rPrChange>
            </w:rPr>
            <w:delText xml:space="preserve"> </w:delText>
          </w:r>
        </w:del>
      </w:ins>
      <w:del w:id="645" w:author="Luis Adrian Benavidez" w:date="2019-02-21T15:34:00Z">
        <w:r w:rsidR="00CD367D" w:rsidRPr="00E34B2F" w:rsidDel="004A64BB">
          <w:rPr>
            <w:color w:val="000000"/>
            <w:sz w:val="20"/>
          </w:rPr>
          <w:delText xml:space="preserve">SAP generará un archivo en formato TXT con los detalles de deuda a cobrar para la entidad. Y lo </w:delText>
        </w:r>
        <w:r w:rsidR="0092416E" w:rsidRPr="00E34B2F" w:rsidDel="004A64BB">
          <w:rPr>
            <w:color w:val="000000"/>
            <w:sz w:val="20"/>
          </w:rPr>
          <w:delText>dejará en la carpeta FTP “</w:delText>
        </w:r>
        <w:r w:rsidR="00CD367D" w:rsidRPr="00E34B2F" w:rsidDel="004A64BB">
          <w:rPr>
            <w:color w:val="000000"/>
            <w:sz w:val="20"/>
          </w:rPr>
          <w:delText>PAGOMISCUENTAS/OUT” (ver sección 8.1)</w:delText>
        </w:r>
      </w:del>
    </w:p>
    <w:p w14:paraId="356FB218" w14:textId="77777777" w:rsidR="00CD367D" w:rsidRDefault="00CD367D">
      <w:pPr>
        <w:pStyle w:val="NormalWeb"/>
        <w:ind w:left="720"/>
        <w:rPr>
          <w:color w:val="000000"/>
          <w:sz w:val="20"/>
        </w:rPr>
        <w:pPrChange w:id="646" w:author="Luis Adrian Benavidez" w:date="2019-02-21T15:35:00Z">
          <w:pPr>
            <w:pStyle w:val="NormalWeb"/>
            <w:numPr>
              <w:numId w:val="20"/>
            </w:numPr>
            <w:tabs>
              <w:tab w:val="num" w:pos="1080"/>
            </w:tabs>
            <w:ind w:left="1080" w:hanging="360"/>
          </w:pPr>
        </w:pPrChange>
      </w:pPr>
      <w:r>
        <w:rPr>
          <w:color w:val="000000"/>
          <w:sz w:val="20"/>
        </w:rPr>
        <w:t xml:space="preserve">2) </w:t>
      </w:r>
      <w:r w:rsidRPr="00641D05">
        <w:rPr>
          <w:color w:val="000000"/>
          <w:sz w:val="20"/>
        </w:rPr>
        <w:t>El ESB deberá escuchar al se</w:t>
      </w:r>
      <w:r>
        <w:rPr>
          <w:color w:val="000000"/>
          <w:sz w:val="20"/>
        </w:rPr>
        <w:t xml:space="preserve">rvidor FTP dentro de la carpeta </w:t>
      </w:r>
      <w:r w:rsidRPr="00641D05">
        <w:rPr>
          <w:color w:val="000000"/>
          <w:sz w:val="20"/>
        </w:rPr>
        <w:t>y comenzar a ejecutar</w:t>
      </w:r>
      <w:r>
        <w:rPr>
          <w:color w:val="000000"/>
          <w:sz w:val="20"/>
        </w:rPr>
        <w:t xml:space="preserve"> este proceso una vez que dicho archivo</w:t>
      </w:r>
      <w:r w:rsidRPr="00641D05">
        <w:rPr>
          <w:color w:val="000000"/>
          <w:sz w:val="20"/>
        </w:rPr>
        <w:t xml:space="preserve"> se encuentre disponible.</w:t>
      </w:r>
    </w:p>
    <w:p w14:paraId="19101E6F" w14:textId="77777777" w:rsidR="009239F1" w:rsidRPr="003B571E" w:rsidRDefault="009239F1">
      <w:pPr>
        <w:pStyle w:val="NormalWeb"/>
        <w:ind w:left="720"/>
        <w:rPr>
          <w:ins w:id="647" w:author="Luis Adrian Benavidez" w:date="2018-10-22T11:52:00Z"/>
          <w:color w:val="000000"/>
          <w:sz w:val="20"/>
        </w:rPr>
        <w:pPrChange w:id="648" w:author="Luis Adrian Benavidez" w:date="2019-02-21T15:35:00Z">
          <w:pPr>
            <w:pStyle w:val="NormalWeb"/>
            <w:numPr>
              <w:numId w:val="20"/>
            </w:numPr>
            <w:tabs>
              <w:tab w:val="num" w:pos="1080"/>
            </w:tabs>
            <w:ind w:left="1080" w:hanging="360"/>
          </w:pPr>
        </w:pPrChange>
      </w:pPr>
      <w:ins w:id="649" w:author="Luis Adrian Benavidez" w:date="2018-10-22T11:52:00Z">
        <w:r>
          <w:rPr>
            <w:color w:val="000000"/>
            <w:sz w:val="20"/>
          </w:rPr>
          <w:t xml:space="preserve">3) </w:t>
        </w:r>
        <w:r w:rsidRPr="003B571E">
          <w:rPr>
            <w:color w:val="000000"/>
            <w:sz w:val="20"/>
          </w:rPr>
          <w:t xml:space="preserve">El archivo debe ser almacenado con el objetivo de mantener un histórico de transacciones, según lo especificado en el documento que se encuentra en el siguiente link: </w:t>
        </w:r>
        <w:r>
          <w:fldChar w:fldCharType="begin"/>
        </w:r>
        <w:r>
          <w:instrText xml:space="preserve"> HYPERLINK "https://signecon.gruposancorseguros.com/pages/viewpage.action?pageId=116435466" </w:instrText>
        </w:r>
        <w:r>
          <w:fldChar w:fldCharType="separate"/>
        </w:r>
        <w:r w:rsidRPr="003B571E">
          <w:rPr>
            <w:rStyle w:val="Hipervnculo"/>
            <w:rFonts w:ascii="Segoe UI" w:hAnsi="Segoe UI" w:cs="Segoe UI"/>
            <w:sz w:val="20"/>
            <w:szCs w:val="20"/>
            <w:lang w:val="es-AR" w:eastAsia="en-US"/>
          </w:rPr>
          <w:t>https://signecon.gruposancorseguros.com/pages/viewpage.action?pageId=116435466</w:t>
        </w:r>
        <w:r>
          <w:rPr>
            <w:rStyle w:val="Hipervnculo"/>
            <w:rFonts w:ascii="Segoe UI" w:hAnsi="Segoe UI" w:cs="Segoe UI"/>
            <w:sz w:val="20"/>
            <w:szCs w:val="20"/>
            <w:lang w:val="es-AR" w:eastAsia="en-US"/>
          </w:rPr>
          <w:fldChar w:fldCharType="end"/>
        </w:r>
      </w:ins>
    </w:p>
    <w:p w14:paraId="1A6C4864" w14:textId="77777777" w:rsidR="009239F1" w:rsidRDefault="009239F1">
      <w:pPr>
        <w:pStyle w:val="NormalWeb"/>
        <w:ind w:left="720"/>
        <w:rPr>
          <w:ins w:id="650" w:author="Luis Adrian Benavidez" w:date="2018-10-22T11:52:00Z"/>
          <w:color w:val="000000"/>
          <w:sz w:val="20"/>
        </w:rPr>
        <w:pPrChange w:id="651" w:author="Luis Adrian Benavidez" w:date="2019-02-21T15:35:00Z">
          <w:pPr>
            <w:pStyle w:val="NormalWeb"/>
            <w:numPr>
              <w:numId w:val="20"/>
            </w:numPr>
            <w:tabs>
              <w:tab w:val="num" w:pos="1080"/>
            </w:tabs>
            <w:ind w:left="1080" w:hanging="360"/>
          </w:pPr>
        </w:pPrChange>
      </w:pPr>
      <w:ins w:id="652" w:author="Luis Adrian Benavidez" w:date="2018-10-22T11:52:00Z">
        <w:r>
          <w:rPr>
            <w:color w:val="000000"/>
            <w:sz w:val="20"/>
          </w:rPr>
          <w:t>4) El ESB debe leer e interpretar el archivo de acuerdo con la siguiente especificación de formato:</w:t>
        </w:r>
      </w:ins>
    </w:p>
    <w:p w14:paraId="4721E36B" w14:textId="77777777" w:rsidR="009239F1" w:rsidRPr="00A41D31" w:rsidRDefault="009239F1">
      <w:pPr>
        <w:pStyle w:val="Prrafodelista"/>
        <w:autoSpaceDE w:val="0"/>
        <w:autoSpaceDN w:val="0"/>
        <w:ind w:left="1080"/>
        <w:rPr>
          <w:ins w:id="653" w:author="Luis Adrian Benavidez" w:date="2018-10-22T11:52:00Z"/>
          <w:rFonts w:cs="Arial"/>
          <w:rPrChange w:id="654" w:author="Luis Adrian Benavidez" w:date="2018-10-22T12:15:00Z">
            <w:rPr>
              <w:ins w:id="655" w:author="Luis Adrian Benavidez" w:date="2018-10-22T11:52:00Z"/>
              <w:rFonts w:ascii="Segoe UI" w:hAnsi="Segoe UI" w:cs="Segoe UI"/>
            </w:rPr>
          </w:rPrChange>
        </w:rPr>
        <w:pPrChange w:id="656" w:author="Luis Adrian Benavidez" w:date="2018-10-22T12:15:00Z">
          <w:pPr>
            <w:pStyle w:val="Prrafodelista"/>
            <w:numPr>
              <w:numId w:val="20"/>
            </w:numPr>
            <w:tabs>
              <w:tab w:val="num" w:pos="1080"/>
            </w:tabs>
            <w:autoSpaceDE w:val="0"/>
            <w:autoSpaceDN w:val="0"/>
            <w:ind w:left="1080" w:hanging="360"/>
          </w:pPr>
        </w:pPrChange>
      </w:pPr>
      <w:ins w:id="657" w:author="Luis Adrian Benavidez" w:date="2018-10-22T11:52:00Z">
        <w:r w:rsidRPr="00A41D31">
          <w:rPr>
            <w:rFonts w:cs="Arial"/>
          </w:rPr>
          <w:fldChar w:fldCharType="begin"/>
        </w:r>
        <w:r w:rsidRPr="00ED1F9B">
          <w:rPr>
            <w:rFonts w:cs="Arial"/>
          </w:rPr>
          <w:instrText xml:space="preserve"> HYPERLINK "https://signecon.gruposancorseguros.com/display/PERP/COPEs+-+Formato+Salida+SAP" </w:instrText>
        </w:r>
        <w:r w:rsidRPr="00A41D31">
          <w:rPr>
            <w:rFonts w:cs="Arial"/>
          </w:rPr>
        </w:r>
        <w:r w:rsidRPr="00A41D31">
          <w:rPr>
            <w:rFonts w:cs="Arial"/>
            <w:rPrChange w:id="658" w:author="Luis Adrian Benavidez" w:date="2018-10-22T12:15:00Z">
              <w:rPr>
                <w:rStyle w:val="Hipervnculo"/>
                <w:rFonts w:ascii="Segoe UI" w:hAnsi="Segoe UI" w:cs="Segoe UI"/>
              </w:rPr>
            </w:rPrChange>
          </w:rPr>
          <w:fldChar w:fldCharType="separate"/>
        </w:r>
        <w:r w:rsidRPr="00A41D31">
          <w:rPr>
            <w:rStyle w:val="Hipervnculo"/>
            <w:rFonts w:cs="Arial"/>
            <w:rPrChange w:id="659" w:author="Luis Adrian Benavidez" w:date="2018-10-22T12:15:00Z">
              <w:rPr>
                <w:rStyle w:val="Hipervnculo"/>
                <w:rFonts w:ascii="Segoe UI" w:hAnsi="Segoe UI" w:cs="Segoe UI"/>
              </w:rPr>
            </w:rPrChange>
          </w:rPr>
          <w:t>https://signecon.gruposancorseguros.com/display/PERP/COPEs+-+Formato+Salida+SAP</w:t>
        </w:r>
        <w:r w:rsidRPr="00A41D31">
          <w:rPr>
            <w:rStyle w:val="Hipervnculo"/>
            <w:rFonts w:cs="Arial"/>
            <w:rPrChange w:id="660" w:author="Luis Adrian Benavidez" w:date="2018-10-22T12:15:00Z">
              <w:rPr>
                <w:rStyle w:val="Hipervnculo"/>
                <w:rFonts w:ascii="Segoe UI" w:hAnsi="Segoe UI" w:cs="Segoe UI"/>
              </w:rPr>
            </w:rPrChange>
          </w:rPr>
          <w:fldChar w:fldCharType="end"/>
        </w:r>
      </w:ins>
    </w:p>
    <w:p w14:paraId="7A1E5776" w14:textId="77777777" w:rsidR="009239F1" w:rsidRPr="00A41D31" w:rsidRDefault="009239F1">
      <w:pPr>
        <w:pStyle w:val="Prrafodelista"/>
        <w:autoSpaceDE w:val="0"/>
        <w:autoSpaceDN w:val="0"/>
        <w:ind w:left="1080"/>
        <w:rPr>
          <w:ins w:id="661" w:author="Luis Adrian Benavidez" w:date="2018-10-22T11:52:00Z"/>
          <w:rFonts w:cs="Arial"/>
          <w:rPrChange w:id="662" w:author="Luis Adrian Benavidez" w:date="2018-10-22T12:15:00Z">
            <w:rPr>
              <w:ins w:id="663" w:author="Luis Adrian Benavidez" w:date="2018-10-22T11:52:00Z"/>
              <w:rFonts w:ascii="Segoe UI" w:hAnsi="Segoe UI" w:cs="Segoe UI"/>
            </w:rPr>
          </w:rPrChange>
        </w:rPr>
        <w:pPrChange w:id="664" w:author="Luis Adrian Benavidez" w:date="2018-10-22T12:15:00Z">
          <w:pPr>
            <w:pStyle w:val="Prrafodelista"/>
            <w:numPr>
              <w:numId w:val="20"/>
            </w:numPr>
            <w:tabs>
              <w:tab w:val="num" w:pos="1080"/>
            </w:tabs>
            <w:autoSpaceDE w:val="0"/>
            <w:autoSpaceDN w:val="0"/>
            <w:ind w:left="1080" w:hanging="360"/>
          </w:pPr>
        </w:pPrChange>
      </w:pPr>
      <w:ins w:id="665" w:author="Luis Adrian Benavidez" w:date="2018-10-22T11:52:00Z">
        <w:r w:rsidRPr="00A41D31">
          <w:rPr>
            <w:rFonts w:cs="Arial"/>
            <w:rPrChange w:id="666" w:author="Luis Adrian Benavidez" w:date="2018-10-22T12:15:00Z">
              <w:rPr>
                <w:rFonts w:ascii="Segoe UI" w:hAnsi="Segoe UI" w:cs="Segoe UI"/>
              </w:rPr>
            </w:rPrChange>
          </w:rPr>
          <w:t>Utilizar versión 3.</w:t>
        </w:r>
      </w:ins>
    </w:p>
    <w:p w14:paraId="790E30AA" w14:textId="77777777" w:rsidR="00CD367D" w:rsidDel="009239F1" w:rsidRDefault="00CD367D" w:rsidP="00CD367D">
      <w:pPr>
        <w:pStyle w:val="NormalWeb"/>
        <w:numPr>
          <w:ilvl w:val="0"/>
          <w:numId w:val="20"/>
        </w:numPr>
        <w:rPr>
          <w:del w:id="667" w:author="Luis Adrian Benavidez" w:date="2018-10-22T11:52:00Z"/>
          <w:color w:val="000000"/>
          <w:sz w:val="20"/>
        </w:rPr>
      </w:pPr>
      <w:del w:id="668" w:author="Luis Adrian Benavidez" w:date="2018-10-22T11:52:00Z">
        <w:r w:rsidDel="009239F1">
          <w:rPr>
            <w:color w:val="000000"/>
            <w:sz w:val="20"/>
          </w:rPr>
          <w:delText xml:space="preserve">3) Una vez finalizado el procesamiento, almacenar el archivo de SAP en la siguiente carpeta: </w:delText>
        </w:r>
        <w:r w:rsidRPr="00C76A3D" w:rsidDel="009239F1">
          <w:rPr>
            <w:color w:val="000000"/>
            <w:sz w:val="20"/>
            <w:highlight w:val="yellow"/>
          </w:rPr>
          <w:delText>(A DEFINIR)</w:delText>
        </w:r>
      </w:del>
    </w:p>
    <w:p w14:paraId="306DF20E" w14:textId="77777777" w:rsidR="007D7C74" w:rsidDel="009239F1" w:rsidRDefault="007D7C74" w:rsidP="007D7C74">
      <w:pPr>
        <w:pStyle w:val="NormalWeb"/>
        <w:numPr>
          <w:ilvl w:val="0"/>
          <w:numId w:val="20"/>
        </w:numPr>
        <w:rPr>
          <w:del w:id="669" w:author="Luis Adrian Benavidez" w:date="2018-10-22T11:52:00Z"/>
          <w:color w:val="000000"/>
          <w:sz w:val="20"/>
        </w:rPr>
      </w:pPr>
      <w:del w:id="670" w:author="Luis Adrian Benavidez" w:date="2018-10-22T11:52:00Z">
        <w:r w:rsidDel="009239F1">
          <w:rPr>
            <w:color w:val="000000"/>
            <w:sz w:val="20"/>
          </w:rPr>
          <w:delText>4) El ESB debe leer e interpretar el archivo de acuerdo con la siguiente especificación de formato en el siguiente documento de referencia:</w:delText>
        </w:r>
      </w:del>
    </w:p>
    <w:p w14:paraId="04EBC627" w14:textId="77777777" w:rsidR="007D7C74" w:rsidRPr="007D7C74" w:rsidDel="009239F1" w:rsidRDefault="009239F1" w:rsidP="00ED4782">
      <w:pPr>
        <w:pStyle w:val="Prrafodelista"/>
        <w:autoSpaceDE w:val="0"/>
        <w:autoSpaceDN w:val="0"/>
        <w:spacing w:before="40" w:after="40"/>
        <w:ind w:left="1080"/>
        <w:rPr>
          <w:del w:id="671" w:author="Luis Adrian Benavidez" w:date="2018-10-22T11:52:00Z"/>
          <w:rFonts w:ascii="Times New Roman" w:hAnsi="Times New Roman"/>
          <w:b/>
          <w:bCs/>
          <w:i/>
          <w:iCs/>
          <w:sz w:val="24"/>
          <w:szCs w:val="24"/>
        </w:rPr>
      </w:pPr>
      <w:del w:id="672" w:author="Luis Adrian Benavidez" w:date="2018-10-22T11:52:00Z">
        <w:r w:rsidDel="009239F1">
          <w:fldChar w:fldCharType="begin"/>
        </w:r>
        <w:r w:rsidDel="009239F1">
          <w:delInstrText xml:space="preserve"> HYPERLINK "https://signecon.gruposancorseguros.com/download/attachments/98157694/Archivo%20de%20Salida%20de%20SAP.xlsx?api=v2" </w:delInstrText>
        </w:r>
        <w:r w:rsidDel="009239F1">
          <w:fldChar w:fldCharType="separate"/>
        </w:r>
        <w:r w:rsidR="007D7C74" w:rsidRPr="007D7C74" w:rsidDel="009239F1">
          <w:rPr>
            <w:rStyle w:val="Hipervnculo"/>
            <w:rFonts w:ascii="Times New Roman" w:hAnsi="Times New Roman"/>
            <w:sz w:val="24"/>
            <w:szCs w:val="24"/>
          </w:rPr>
          <w:delText>https://signecon.gruposancorseguros.com/download/attachments/98157694/Archivo%20de%20Salida%20de%20SAP.xlsx?api=v2</w:delText>
        </w:r>
        <w:r w:rsidDel="009239F1">
          <w:rPr>
            <w:rStyle w:val="Hipervnculo"/>
            <w:rFonts w:ascii="Times New Roman" w:hAnsi="Times New Roman"/>
            <w:sz w:val="24"/>
            <w:szCs w:val="24"/>
          </w:rPr>
          <w:fldChar w:fldCharType="end"/>
        </w:r>
      </w:del>
    </w:p>
    <w:p w14:paraId="641D6915" w14:textId="77777777" w:rsidR="007D7C74" w:rsidDel="009239F1" w:rsidRDefault="007D7C74" w:rsidP="00ED4782">
      <w:pPr>
        <w:widowControl/>
        <w:spacing w:before="100" w:beforeAutospacing="1" w:after="240"/>
        <w:ind w:left="720"/>
        <w:jc w:val="left"/>
        <w:rPr>
          <w:del w:id="673" w:author="Luis Adrian Benavidez" w:date="2018-10-22T11:52:00Z"/>
          <w:color w:val="000000"/>
          <w:szCs w:val="24"/>
          <w:lang w:val="es-ES" w:eastAsia="es-ES"/>
        </w:rPr>
      </w:pPr>
    </w:p>
    <w:p w14:paraId="57553D31" w14:textId="77777777" w:rsidR="00BD0E81" w:rsidRDefault="00BD0E81" w:rsidP="00ED4782">
      <w:pPr>
        <w:widowControl/>
        <w:spacing w:before="100" w:beforeAutospacing="1" w:after="240"/>
        <w:ind w:left="720"/>
        <w:jc w:val="left"/>
      </w:pPr>
      <w:r>
        <w:t>Tendrá</w:t>
      </w:r>
      <w:r>
        <w:rPr>
          <w:rStyle w:val="Textoennegrita"/>
        </w:rPr>
        <w:t xml:space="preserve"> 3 tipos de registros: </w:t>
      </w:r>
      <w:r w:rsidRPr="000A779C">
        <w:rPr>
          <w:rStyle w:val="Textoennegrita"/>
          <w:b w:val="0"/>
        </w:rPr>
        <w:t>1 registro de cabecera de archivo</w:t>
      </w:r>
      <w:r>
        <w:t>, ‘n’ registros de detalle y luego 1 registro de pie.</w:t>
      </w:r>
    </w:p>
    <w:p w14:paraId="7C197696" w14:textId="77777777" w:rsidR="007E311E" w:rsidDel="009239F1" w:rsidRDefault="007E311E" w:rsidP="0066034F">
      <w:pPr>
        <w:pStyle w:val="NormalWeb"/>
        <w:rPr>
          <w:del w:id="674" w:author="Luis Adrian Benavidez" w:date="2018-10-22T11:53:00Z"/>
          <w:rStyle w:val="nfasis"/>
          <w:rFonts w:cs="Arial"/>
          <w:b/>
          <w:bCs/>
          <w:sz w:val="20"/>
          <w:szCs w:val="20"/>
          <w:lang w:val="es-MX"/>
        </w:rPr>
      </w:pPr>
    </w:p>
    <w:p w14:paraId="77E74702" w14:textId="77777777" w:rsidR="00665EB8" w:rsidRPr="007451DC" w:rsidRDefault="00665EB8" w:rsidP="00ED4782">
      <w:pPr>
        <w:pStyle w:val="Ttulo2"/>
        <w:numPr>
          <w:ilvl w:val="0"/>
          <w:numId w:val="0"/>
        </w:numPr>
        <w:ind w:firstLine="720"/>
        <w:rPr>
          <w:rStyle w:val="nfasis"/>
          <w:bCs/>
          <w:sz w:val="20"/>
        </w:rPr>
      </w:pPr>
      <w:bookmarkStart w:id="675" w:name="_Toc1655869"/>
      <w:r w:rsidRPr="007451DC">
        <w:rPr>
          <w:rStyle w:val="nfasis"/>
          <w:bCs/>
        </w:rPr>
        <w:t>B) VALIDACIONES</w:t>
      </w:r>
      <w:bookmarkEnd w:id="6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5"/>
        <w:gridCol w:w="3410"/>
        <w:gridCol w:w="3322"/>
      </w:tblGrid>
      <w:tr w:rsidR="00665EB8" w:rsidRPr="00E17625" w14:paraId="0D7264E7" w14:textId="77777777" w:rsidTr="008F531B">
        <w:trPr>
          <w:trHeight w:val="300"/>
        </w:trPr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E9C14EE" w14:textId="77777777" w:rsidR="00665EB8" w:rsidRPr="00E17625" w:rsidRDefault="00665EB8" w:rsidP="008F531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 w:rsidRPr="00E17625">
              <w:rPr>
                <w:rFonts w:cs="Arial"/>
                <w:color w:val="000000"/>
                <w:szCs w:val="22"/>
                <w:lang w:val="es-MX" w:eastAsia="es-MX"/>
              </w:rPr>
              <w:t>Validación</w:t>
            </w:r>
          </w:p>
        </w:tc>
        <w:tc>
          <w:tcPr>
            <w:tcW w:w="1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DBDC61" w14:textId="77777777" w:rsidR="00665EB8" w:rsidRPr="00E17625" w:rsidRDefault="00665EB8" w:rsidP="008F531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 w:rsidRPr="00E17625">
              <w:rPr>
                <w:rFonts w:cs="Arial"/>
                <w:color w:val="000000"/>
                <w:szCs w:val="22"/>
                <w:lang w:val="es-MX" w:eastAsia="es-MX"/>
              </w:rPr>
              <w:t>Comentarios</w:t>
            </w:r>
          </w:p>
        </w:tc>
        <w:tc>
          <w:tcPr>
            <w:tcW w:w="18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1A2610F" w14:textId="77777777" w:rsidR="00665EB8" w:rsidRPr="00E17625" w:rsidRDefault="00665EB8" w:rsidP="008F531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 w:rsidRPr="00E17625">
              <w:rPr>
                <w:rFonts w:cs="Arial"/>
                <w:color w:val="000000"/>
                <w:szCs w:val="22"/>
                <w:lang w:val="es-MX" w:eastAsia="es-MX"/>
              </w:rPr>
              <w:t>Error</w:t>
            </w:r>
          </w:p>
        </w:tc>
      </w:tr>
      <w:tr w:rsidR="00665EB8" w:rsidRPr="00E17625" w14:paraId="06289412" w14:textId="77777777" w:rsidTr="008F531B">
        <w:trPr>
          <w:trHeight w:val="900"/>
        </w:trPr>
        <w:tc>
          <w:tcPr>
            <w:tcW w:w="1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5AD55" w14:textId="77777777" w:rsidR="00665EB8" w:rsidRPr="00E17625" w:rsidRDefault="00665EB8" w:rsidP="008F531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 w:rsidRPr="00E17625">
              <w:rPr>
                <w:rFonts w:cs="Arial"/>
                <w:color w:val="000000"/>
                <w:szCs w:val="22"/>
                <w:lang w:val="es-MX" w:eastAsia="es-MX"/>
              </w:rPr>
              <w:t xml:space="preserve">Cantidad de 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>caracteres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797A8" w14:textId="77777777" w:rsidR="00665EB8" w:rsidRPr="00E17625" w:rsidRDefault="00665EB8" w:rsidP="008F531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 w:rsidRPr="00E17625">
              <w:rPr>
                <w:rFonts w:cs="Arial"/>
                <w:color w:val="000000"/>
                <w:szCs w:val="22"/>
                <w:lang w:val="es-MX" w:eastAsia="es-MX"/>
              </w:rPr>
              <w:t xml:space="preserve">Validar que cada registro tiene 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 xml:space="preserve">la cantidad de caracteres correcta de acuerdo al tipo de registro </w:t>
            </w:r>
          </w:p>
        </w:tc>
        <w:tc>
          <w:tcPr>
            <w:tcW w:w="1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F1D297" w14:textId="77777777" w:rsidR="00665EB8" w:rsidRPr="00E17625" w:rsidRDefault="00665EB8" w:rsidP="008F531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 w:rsidRPr="00E17625">
              <w:rPr>
                <w:rFonts w:cs="Arial"/>
                <w:color w:val="000000"/>
                <w:szCs w:val="22"/>
                <w:lang w:val="es-MX" w:eastAsia="es-MX"/>
              </w:rPr>
              <w:t xml:space="preserve">Si un registro tiene menos o más 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>caracteres que los esperados</w:t>
            </w:r>
            <w:r w:rsidRPr="00E17625">
              <w:rPr>
                <w:rFonts w:cs="Arial"/>
                <w:color w:val="000000"/>
                <w:szCs w:val="22"/>
                <w:lang w:val="es-MX" w:eastAsia="es-MX"/>
              </w:rPr>
              <w:t>, entonces detener el procesamiento y seguir flujo de error</w:t>
            </w:r>
          </w:p>
        </w:tc>
      </w:tr>
      <w:tr w:rsidR="00A075F5" w14:paraId="603E839D" w14:textId="77777777" w:rsidTr="00A075F5">
        <w:trPr>
          <w:trHeight w:val="900"/>
          <w:ins w:id="676" w:author="Luis Adrian Benavidez" w:date="2018-10-23T17:22:00Z"/>
        </w:trPr>
        <w:tc>
          <w:tcPr>
            <w:tcW w:w="1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52644" w14:textId="77777777" w:rsidR="00A075F5" w:rsidRPr="00A075F5" w:rsidRDefault="00A075F5" w:rsidP="00A075F5">
            <w:pPr>
              <w:widowControl/>
              <w:jc w:val="left"/>
              <w:rPr>
                <w:ins w:id="677" w:author="Luis Adrian Benavidez" w:date="2018-10-23T17:22:00Z"/>
                <w:rFonts w:cs="Arial"/>
                <w:color w:val="000000"/>
                <w:szCs w:val="22"/>
                <w:lang w:val="es-MX" w:eastAsia="es-MX"/>
              </w:rPr>
            </w:pPr>
            <w:ins w:id="678" w:author="Luis Adrian Benavidez" w:date="2018-10-23T17:22:00Z">
              <w:r w:rsidRPr="00A075F5">
                <w:rPr>
                  <w:rFonts w:cs="Arial"/>
                  <w:color w:val="000000"/>
                  <w:szCs w:val="22"/>
                  <w:lang w:val="es-MX" w:eastAsia="es-MX"/>
                </w:rPr>
                <w:t>Validar longitud del campo</w:t>
              </w:r>
            </w:ins>
          </w:p>
        </w:tc>
        <w:tc>
          <w:tcPr>
            <w:tcW w:w="1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9F397" w14:textId="77777777" w:rsidR="00A075F5" w:rsidRPr="00A075F5" w:rsidRDefault="00A075F5" w:rsidP="00A075F5">
            <w:pPr>
              <w:widowControl/>
              <w:jc w:val="left"/>
              <w:rPr>
                <w:ins w:id="679" w:author="Luis Adrian Benavidez" w:date="2018-10-23T17:22:00Z"/>
                <w:rFonts w:cs="Arial"/>
                <w:color w:val="000000"/>
                <w:szCs w:val="22"/>
                <w:lang w:val="es-MX" w:eastAsia="es-MX"/>
              </w:rPr>
            </w:pPr>
            <w:ins w:id="680" w:author="Luis Adrian Benavidez" w:date="2018-10-23T17:22:00Z">
              <w:r w:rsidRPr="00A075F5">
                <w:rPr>
                  <w:rFonts w:cs="Arial"/>
                  <w:color w:val="000000"/>
                  <w:szCs w:val="22"/>
                  <w:lang w:val="es-MX" w:eastAsia="es-MX"/>
                </w:rPr>
                <w:t xml:space="preserve">Luego de aplicar el TRIM sobre los valores de los campos, validar que el campo de SAP tenga menos o igual cantidad de caracteres que el </w:t>
              </w:r>
              <w:r w:rsidRPr="00A075F5">
                <w:rPr>
                  <w:rFonts w:cs="Arial"/>
                  <w:color w:val="000000"/>
                  <w:szCs w:val="22"/>
                  <w:lang w:val="es-MX" w:eastAsia="es-MX"/>
                </w:rPr>
                <w:lastRenderedPageBreak/>
                <w:t>requerido por el campo al que se mapea del archivo de la entidad.</w:t>
              </w:r>
            </w:ins>
          </w:p>
        </w:tc>
        <w:tc>
          <w:tcPr>
            <w:tcW w:w="1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2CF7B" w14:textId="77777777" w:rsidR="00A075F5" w:rsidRPr="00A075F5" w:rsidRDefault="00A075F5" w:rsidP="00A075F5">
            <w:pPr>
              <w:widowControl/>
              <w:jc w:val="left"/>
              <w:rPr>
                <w:ins w:id="681" w:author="Luis Adrian Benavidez" w:date="2018-10-23T17:22:00Z"/>
                <w:rFonts w:cs="Arial"/>
                <w:color w:val="000000"/>
                <w:szCs w:val="22"/>
                <w:lang w:val="es-MX" w:eastAsia="es-MX"/>
              </w:rPr>
            </w:pPr>
            <w:ins w:id="682" w:author="Luis Adrian Benavidez" w:date="2018-10-23T17:22:00Z">
              <w:r w:rsidRPr="00A075F5">
                <w:rPr>
                  <w:rFonts w:cs="Arial"/>
                  <w:color w:val="000000"/>
                  <w:szCs w:val="22"/>
                  <w:lang w:val="es-MX" w:eastAsia="es-MX"/>
                </w:rPr>
                <w:lastRenderedPageBreak/>
                <w:t xml:space="preserve">Si la cantidad de caracteres del valor de un campo es mayor al valor requerido por el campo de la entidad, se debe detener el </w:t>
              </w:r>
              <w:r w:rsidRPr="00A075F5">
                <w:rPr>
                  <w:rFonts w:cs="Arial"/>
                  <w:color w:val="000000"/>
                  <w:szCs w:val="22"/>
                  <w:lang w:val="es-MX" w:eastAsia="es-MX"/>
                </w:rPr>
                <w:lastRenderedPageBreak/>
                <w:t>procesamiento y seguir con el flujo de error.</w:t>
              </w:r>
            </w:ins>
          </w:p>
        </w:tc>
      </w:tr>
      <w:tr w:rsidR="00AB3421" w:rsidRPr="00E17625" w14:paraId="66A4ECF2" w14:textId="77777777" w:rsidTr="00AB3421">
        <w:trPr>
          <w:trHeight w:val="900"/>
        </w:trPr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C0762" w14:textId="77777777" w:rsidR="00AB3421" w:rsidRDefault="00AB3421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lastRenderedPageBreak/>
              <w:t>Control de registros</w:t>
            </w:r>
          </w:p>
        </w:tc>
        <w:tc>
          <w:tcPr>
            <w:tcW w:w="1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C42347" w14:textId="77777777" w:rsidR="00AB3421" w:rsidRDefault="00AB3421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t>Validar que el “Tipo de registro” en cada línea es correcto. (Ejemplo: Registro de Detalle: indicador “2”)</w:t>
            </w:r>
          </w:p>
        </w:tc>
        <w:tc>
          <w:tcPr>
            <w:tcW w:w="18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8A2B1F" w14:textId="77777777" w:rsidR="00AB3421" w:rsidRPr="00E17625" w:rsidRDefault="00AB3421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t>Si un valor es distinto al indicado para cada registro, entonces detener el procesamiento y seguir flujo de error.</w:t>
            </w:r>
          </w:p>
        </w:tc>
      </w:tr>
      <w:tr w:rsidR="00AB3421" w:rsidRPr="00E17625" w14:paraId="205675DE" w14:textId="77777777" w:rsidTr="00AB3421">
        <w:trPr>
          <w:trHeight w:val="900"/>
        </w:trPr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2F1F4" w14:textId="77777777" w:rsidR="00AB3421" w:rsidRDefault="00AB3421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t>Control de totales</w:t>
            </w:r>
          </w:p>
        </w:tc>
        <w:tc>
          <w:tcPr>
            <w:tcW w:w="1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A90904" w14:textId="77777777" w:rsidR="00AB3421" w:rsidRDefault="00AB3421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t>Validar que la cantidad de registros y la suma total de transacciones</w:t>
            </w:r>
            <w:r w:rsidR="008C4501">
              <w:rPr>
                <w:rFonts w:cs="Arial"/>
                <w:color w:val="000000"/>
                <w:szCs w:val="22"/>
                <w:lang w:val="es-MX" w:eastAsia="es-MX"/>
              </w:rPr>
              <w:t xml:space="preserve"> (campo “Importe”)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 xml:space="preserve"> corresponde a la</w:t>
            </w:r>
            <w:r w:rsidR="008C4501">
              <w:rPr>
                <w:rFonts w:cs="Arial"/>
                <w:color w:val="000000"/>
                <w:szCs w:val="22"/>
                <w:lang w:val="es-MX" w:eastAsia="es-MX"/>
              </w:rPr>
              <w:t>s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 xml:space="preserve"> misma</w:t>
            </w:r>
            <w:r w:rsidR="008C4501">
              <w:rPr>
                <w:rFonts w:cs="Arial"/>
                <w:color w:val="000000"/>
                <w:szCs w:val="22"/>
                <w:lang w:val="es-MX" w:eastAsia="es-MX"/>
              </w:rPr>
              <w:t>s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 xml:space="preserve"> informada</w:t>
            </w:r>
            <w:r w:rsidR="008C4501">
              <w:rPr>
                <w:rFonts w:cs="Arial"/>
                <w:color w:val="000000"/>
                <w:szCs w:val="22"/>
                <w:lang w:val="es-MX" w:eastAsia="es-MX"/>
              </w:rPr>
              <w:t>s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 xml:space="preserve"> en el registro de Pie.</w:t>
            </w:r>
          </w:p>
        </w:tc>
        <w:tc>
          <w:tcPr>
            <w:tcW w:w="18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CB9D17" w14:textId="77777777" w:rsidR="00AB3421" w:rsidRDefault="00AB3421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t>Si los valores no coinciden, entonces detener el procesamiento y seguir el flujo de error.</w:t>
            </w:r>
          </w:p>
        </w:tc>
      </w:tr>
      <w:tr w:rsidR="00174C6F" w:rsidRPr="00E17625" w14:paraId="7F921799" w14:textId="77777777" w:rsidTr="00AB3421">
        <w:trPr>
          <w:trHeight w:val="900"/>
        </w:trPr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47887" w14:textId="77777777" w:rsidR="00174C6F" w:rsidRDefault="00174C6F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t>Control de formatos</w:t>
            </w:r>
          </w:p>
        </w:tc>
        <w:tc>
          <w:tcPr>
            <w:tcW w:w="1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09355" w14:textId="77777777" w:rsidR="00174C6F" w:rsidRDefault="00174C6F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>
              <w:rPr>
                <w:rFonts w:cs="Arial"/>
                <w:color w:val="000000"/>
                <w:szCs w:val="22"/>
                <w:lang w:val="es-MX" w:eastAsia="es-MX"/>
              </w:rPr>
              <w:t>Validar que todos los datos coinciden con la especificación del XSD generado para cada integración</w:t>
            </w:r>
          </w:p>
        </w:tc>
        <w:tc>
          <w:tcPr>
            <w:tcW w:w="18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E0F7E1" w14:textId="77777777" w:rsidR="00174C6F" w:rsidRDefault="00174C6F" w:rsidP="004E353B">
            <w:pPr>
              <w:widowControl/>
              <w:jc w:val="left"/>
              <w:rPr>
                <w:rFonts w:cs="Arial"/>
                <w:color w:val="000000"/>
                <w:szCs w:val="22"/>
                <w:lang w:val="es-MX" w:eastAsia="es-MX"/>
              </w:rPr>
            </w:pPr>
            <w:r w:rsidRPr="00174C6F">
              <w:rPr>
                <w:rFonts w:cs="Arial"/>
                <w:color w:val="000000"/>
                <w:szCs w:val="22"/>
                <w:lang w:val="es-MX" w:eastAsia="es-MX"/>
              </w:rPr>
              <w:t>Si algún dato difiere de la especificación del XSD, tiene que devolver un error in</w:t>
            </w:r>
            <w:r>
              <w:rPr>
                <w:rFonts w:cs="Arial"/>
                <w:color w:val="000000"/>
                <w:szCs w:val="22"/>
                <w:lang w:val="es-MX" w:eastAsia="es-MX"/>
              </w:rPr>
              <w:t>validante, y que contenga en qué</w:t>
            </w:r>
            <w:r w:rsidRPr="00174C6F">
              <w:rPr>
                <w:rFonts w:cs="Arial"/>
                <w:color w:val="000000"/>
                <w:szCs w:val="22"/>
                <w:lang w:val="es-MX" w:eastAsia="es-MX"/>
              </w:rPr>
              <w:t xml:space="preserve"> campo y registro se encontró el error</w:t>
            </w:r>
          </w:p>
        </w:tc>
      </w:tr>
    </w:tbl>
    <w:p w14:paraId="22A056DF" w14:textId="77777777" w:rsidR="00665EB8" w:rsidRPr="00665EB8" w:rsidDel="009239F1" w:rsidRDefault="00665EB8" w:rsidP="0066034F">
      <w:pPr>
        <w:pStyle w:val="NormalWeb"/>
        <w:rPr>
          <w:del w:id="683" w:author="Luis Adrian Benavidez" w:date="2018-10-22T11:54:00Z"/>
          <w:rStyle w:val="nfasis"/>
          <w:rFonts w:cs="Arial"/>
          <w:b/>
          <w:bCs/>
          <w:sz w:val="20"/>
          <w:szCs w:val="20"/>
          <w:lang w:val="es-AR"/>
        </w:rPr>
      </w:pPr>
    </w:p>
    <w:p w14:paraId="7C318073" w14:textId="77777777" w:rsidR="002C6F98" w:rsidDel="009239F1" w:rsidRDefault="002C6F98" w:rsidP="00ED4782">
      <w:pPr>
        <w:pStyle w:val="Ttulo2"/>
        <w:numPr>
          <w:ilvl w:val="0"/>
          <w:numId w:val="0"/>
        </w:numPr>
        <w:ind w:firstLine="360"/>
        <w:rPr>
          <w:del w:id="684" w:author="Luis Adrian Benavidez" w:date="2018-10-22T11:54:00Z"/>
          <w:rStyle w:val="nfasis"/>
          <w:bCs/>
          <w:sz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1843"/>
        <w:gridCol w:w="3827"/>
        <w:gridCol w:w="1559"/>
      </w:tblGrid>
      <w:tr w:rsidR="002C6F98" w:rsidRPr="000D1853" w:rsidDel="009239F1" w14:paraId="670CC88C" w14:textId="77777777" w:rsidTr="00C51C33">
        <w:trPr>
          <w:del w:id="685" w:author="Luis Adrian Benavidez" w:date="2018-10-22T11:54:00Z"/>
        </w:trPr>
        <w:tc>
          <w:tcPr>
            <w:tcW w:w="1843" w:type="dxa"/>
            <w:shd w:val="clear" w:color="auto" w:fill="E6E6E6"/>
            <w:vAlign w:val="center"/>
          </w:tcPr>
          <w:p w14:paraId="1219BB02" w14:textId="77777777" w:rsidR="002C6F98" w:rsidRPr="000D1853" w:rsidDel="009239F1" w:rsidRDefault="002C6F98" w:rsidP="00C51C33">
            <w:pPr>
              <w:jc w:val="center"/>
              <w:rPr>
                <w:del w:id="686" w:author="Luis Adrian Benavidez" w:date="2018-10-22T11:54:00Z"/>
                <w:rFonts w:ascii="Calibri" w:hAnsi="Calibri"/>
                <w:b/>
                <w:bCs/>
                <w:sz w:val="22"/>
                <w:szCs w:val="22"/>
              </w:rPr>
            </w:pPr>
            <w:del w:id="687" w:author="Luis Adrian Benavidez" w:date="2018-10-22T11:54:00Z">
              <w:r w:rsidRPr="000D1853" w:rsidDel="009239F1">
                <w:rPr>
                  <w:rFonts w:ascii="Calibri" w:hAnsi="Calibri"/>
                  <w:b/>
                  <w:bCs/>
                  <w:sz w:val="22"/>
                  <w:szCs w:val="22"/>
                </w:rPr>
                <w:delText>Nombre del Registro</w:delText>
              </w:r>
            </w:del>
          </w:p>
        </w:tc>
        <w:tc>
          <w:tcPr>
            <w:tcW w:w="1843" w:type="dxa"/>
            <w:shd w:val="clear" w:color="auto" w:fill="E6E6E6"/>
            <w:vAlign w:val="center"/>
          </w:tcPr>
          <w:p w14:paraId="0027FFB1" w14:textId="77777777" w:rsidR="002C6F98" w:rsidRPr="000D1853" w:rsidDel="009239F1" w:rsidRDefault="002C6F98" w:rsidP="00C51C33">
            <w:pPr>
              <w:jc w:val="center"/>
              <w:rPr>
                <w:del w:id="688" w:author="Luis Adrian Benavidez" w:date="2018-10-22T11:54:00Z"/>
                <w:rFonts w:ascii="Calibri" w:hAnsi="Calibri"/>
                <w:b/>
                <w:bCs/>
                <w:sz w:val="22"/>
                <w:szCs w:val="22"/>
              </w:rPr>
            </w:pPr>
            <w:del w:id="689" w:author="Luis Adrian Benavidez" w:date="2018-10-22T11:54:00Z">
              <w:r w:rsidRPr="000D1853" w:rsidDel="009239F1">
                <w:rPr>
                  <w:rFonts w:ascii="Calibri" w:hAnsi="Calibri"/>
                  <w:b/>
                  <w:bCs/>
                  <w:sz w:val="22"/>
                  <w:szCs w:val="22"/>
                </w:rPr>
                <w:delText>Repetición lógica</w:delText>
              </w:r>
            </w:del>
          </w:p>
        </w:tc>
        <w:tc>
          <w:tcPr>
            <w:tcW w:w="3827" w:type="dxa"/>
            <w:shd w:val="clear" w:color="auto" w:fill="E6E6E6"/>
            <w:vAlign w:val="center"/>
          </w:tcPr>
          <w:p w14:paraId="1988D31D" w14:textId="77777777" w:rsidR="002C6F98" w:rsidRPr="000D1853" w:rsidDel="009239F1" w:rsidRDefault="002C6F98" w:rsidP="00C51C33">
            <w:pPr>
              <w:jc w:val="center"/>
              <w:rPr>
                <w:del w:id="690" w:author="Luis Adrian Benavidez" w:date="2018-10-22T11:54:00Z"/>
                <w:rFonts w:ascii="Calibri" w:hAnsi="Calibri"/>
                <w:b/>
                <w:bCs/>
                <w:sz w:val="22"/>
                <w:szCs w:val="22"/>
              </w:rPr>
            </w:pPr>
            <w:del w:id="691" w:author="Luis Adrian Benavidez" w:date="2018-10-22T11:54:00Z">
              <w:r w:rsidRPr="000D1853" w:rsidDel="009239F1">
                <w:rPr>
                  <w:rFonts w:ascii="Calibri" w:hAnsi="Calibri"/>
                  <w:b/>
                  <w:bCs/>
                  <w:sz w:val="22"/>
                  <w:szCs w:val="22"/>
                </w:rPr>
                <w:delText>Comentario</w:delText>
              </w:r>
            </w:del>
          </w:p>
        </w:tc>
        <w:tc>
          <w:tcPr>
            <w:tcW w:w="1559" w:type="dxa"/>
            <w:shd w:val="clear" w:color="auto" w:fill="E6E6E6"/>
            <w:vAlign w:val="center"/>
          </w:tcPr>
          <w:p w14:paraId="3117C0A7" w14:textId="77777777" w:rsidR="002C6F98" w:rsidRPr="000D1853" w:rsidDel="009239F1" w:rsidRDefault="002C6F98" w:rsidP="00C51C33">
            <w:pPr>
              <w:jc w:val="center"/>
              <w:rPr>
                <w:del w:id="692" w:author="Luis Adrian Benavidez" w:date="2018-10-22T11:54:00Z"/>
                <w:rFonts w:ascii="Calibri" w:hAnsi="Calibri"/>
                <w:b/>
                <w:bCs/>
                <w:sz w:val="22"/>
                <w:szCs w:val="22"/>
              </w:rPr>
            </w:pPr>
            <w:del w:id="693" w:author="Luis Adrian Benavidez" w:date="2018-10-22T11:54:00Z">
              <w:r w:rsidRPr="000D1853" w:rsidDel="009239F1">
                <w:rPr>
                  <w:rFonts w:ascii="Calibri" w:hAnsi="Calibri"/>
                  <w:b/>
                  <w:bCs/>
                  <w:sz w:val="22"/>
                  <w:szCs w:val="22"/>
                </w:rPr>
                <w:delText>Volumen</w:delText>
              </w:r>
            </w:del>
          </w:p>
          <w:p w14:paraId="77468297" w14:textId="77777777" w:rsidR="002C6F98" w:rsidRPr="000D1853" w:rsidDel="009239F1" w:rsidRDefault="002C6F98" w:rsidP="00C51C33">
            <w:pPr>
              <w:jc w:val="center"/>
              <w:rPr>
                <w:del w:id="694" w:author="Luis Adrian Benavidez" w:date="2018-10-22T11:54:00Z"/>
                <w:rFonts w:ascii="Calibri" w:hAnsi="Calibri"/>
                <w:b/>
                <w:bCs/>
                <w:sz w:val="22"/>
                <w:szCs w:val="22"/>
              </w:rPr>
            </w:pPr>
            <w:del w:id="695" w:author="Luis Adrian Benavidez" w:date="2018-10-22T11:54:00Z">
              <w:r w:rsidRPr="000D1853" w:rsidDel="009239F1">
                <w:rPr>
                  <w:rFonts w:ascii="Calibri" w:hAnsi="Calibri"/>
                  <w:b/>
                  <w:bCs/>
                  <w:sz w:val="22"/>
                  <w:szCs w:val="22"/>
                </w:rPr>
                <w:delText>Min-Max</w:delText>
              </w:r>
            </w:del>
          </w:p>
        </w:tc>
      </w:tr>
      <w:tr w:rsidR="002C6F98" w:rsidRPr="000D1853" w:rsidDel="009239F1" w14:paraId="6A360BEE" w14:textId="77777777" w:rsidTr="00C51C33">
        <w:trPr>
          <w:del w:id="696" w:author="Luis Adrian Benavidez" w:date="2018-10-22T11:54:00Z"/>
        </w:trPr>
        <w:tc>
          <w:tcPr>
            <w:tcW w:w="1843" w:type="dxa"/>
          </w:tcPr>
          <w:p w14:paraId="7076A010" w14:textId="77777777" w:rsidR="002C6F98" w:rsidRPr="000D1853" w:rsidDel="009239F1" w:rsidRDefault="002C6F98" w:rsidP="00C51C33">
            <w:pPr>
              <w:rPr>
                <w:del w:id="697" w:author="Luis Adrian Benavidez" w:date="2018-10-22T11:54:00Z"/>
                <w:rFonts w:ascii="Calibri" w:hAnsi="Calibri"/>
                <w:sz w:val="22"/>
                <w:szCs w:val="22"/>
              </w:rPr>
            </w:pPr>
            <w:del w:id="698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Header</w:delText>
              </w:r>
            </w:del>
          </w:p>
        </w:tc>
        <w:tc>
          <w:tcPr>
            <w:tcW w:w="1843" w:type="dxa"/>
          </w:tcPr>
          <w:p w14:paraId="11E773A9" w14:textId="77777777" w:rsidR="002C6F98" w:rsidRPr="000D1853" w:rsidDel="009239F1" w:rsidRDefault="002C6F98" w:rsidP="00C51C33">
            <w:pPr>
              <w:rPr>
                <w:del w:id="699" w:author="Luis Adrian Benavidez" w:date="2018-10-22T11:54:00Z"/>
                <w:rFonts w:ascii="Calibri" w:hAnsi="Calibri"/>
                <w:sz w:val="22"/>
                <w:szCs w:val="22"/>
              </w:rPr>
            </w:pPr>
            <w:del w:id="700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1 por cada archivo</w:delText>
              </w:r>
            </w:del>
          </w:p>
        </w:tc>
        <w:tc>
          <w:tcPr>
            <w:tcW w:w="3827" w:type="dxa"/>
          </w:tcPr>
          <w:p w14:paraId="774CD8F5" w14:textId="77777777" w:rsidR="002C6F98" w:rsidRPr="000D1853" w:rsidDel="009239F1" w:rsidRDefault="002C6F98" w:rsidP="00C51C33">
            <w:pPr>
              <w:rPr>
                <w:del w:id="701" w:author="Luis Adrian Benavidez" w:date="2018-10-22T11:54:00Z"/>
                <w:rFonts w:ascii="Calibri" w:hAnsi="Calibri"/>
                <w:sz w:val="22"/>
                <w:szCs w:val="22"/>
              </w:rPr>
            </w:pPr>
            <w:del w:id="702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No puede faltar. Si el archivo no tiene contenido, este registro deberá estar presente.</w:delText>
              </w:r>
            </w:del>
          </w:p>
        </w:tc>
        <w:tc>
          <w:tcPr>
            <w:tcW w:w="1559" w:type="dxa"/>
          </w:tcPr>
          <w:p w14:paraId="5A2C228B" w14:textId="77777777" w:rsidR="002C6F98" w:rsidRPr="000D1853" w:rsidDel="009239F1" w:rsidRDefault="002C6F98" w:rsidP="00C51C33">
            <w:pPr>
              <w:rPr>
                <w:del w:id="703" w:author="Luis Adrian Benavidez" w:date="2018-10-22T11:54:00Z"/>
                <w:rFonts w:ascii="Calibri" w:hAnsi="Calibri"/>
                <w:sz w:val="22"/>
                <w:szCs w:val="22"/>
              </w:rPr>
            </w:pPr>
            <w:del w:id="704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1</w:delText>
              </w:r>
            </w:del>
          </w:p>
        </w:tc>
      </w:tr>
      <w:tr w:rsidR="002C6F98" w:rsidRPr="000D1853" w:rsidDel="009239F1" w14:paraId="73216021" w14:textId="77777777" w:rsidTr="00C51C33">
        <w:trPr>
          <w:del w:id="705" w:author="Luis Adrian Benavidez" w:date="2018-10-22T11:54:00Z"/>
        </w:trPr>
        <w:tc>
          <w:tcPr>
            <w:tcW w:w="1843" w:type="dxa"/>
          </w:tcPr>
          <w:p w14:paraId="367496B5" w14:textId="77777777" w:rsidR="002C6F98" w:rsidRPr="000D1853" w:rsidDel="009239F1" w:rsidRDefault="002C6F98" w:rsidP="00C51C33">
            <w:pPr>
              <w:rPr>
                <w:del w:id="706" w:author="Luis Adrian Benavidez" w:date="2018-10-22T11:54:00Z"/>
                <w:rFonts w:ascii="Calibri" w:hAnsi="Calibri"/>
                <w:sz w:val="22"/>
                <w:szCs w:val="22"/>
              </w:rPr>
            </w:pPr>
            <w:del w:id="707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Detalle</w:delText>
              </w:r>
            </w:del>
          </w:p>
        </w:tc>
        <w:tc>
          <w:tcPr>
            <w:tcW w:w="1843" w:type="dxa"/>
          </w:tcPr>
          <w:p w14:paraId="31C67126" w14:textId="77777777" w:rsidR="002C6F98" w:rsidRPr="000D1853" w:rsidDel="009239F1" w:rsidRDefault="002C6F98" w:rsidP="00C51C33">
            <w:pPr>
              <w:rPr>
                <w:del w:id="708" w:author="Luis Adrian Benavidez" w:date="2018-10-22T11:54:00Z"/>
                <w:rFonts w:ascii="Calibri" w:hAnsi="Calibri"/>
                <w:sz w:val="22"/>
                <w:szCs w:val="22"/>
              </w:rPr>
            </w:pPr>
            <w:del w:id="709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 xml:space="preserve">0 ó </w:delText>
              </w:r>
              <w:r w:rsidDel="009239F1">
                <w:rPr>
                  <w:rFonts w:ascii="Calibri" w:hAnsi="Calibri"/>
                  <w:sz w:val="22"/>
                  <w:szCs w:val="22"/>
                </w:rPr>
                <w:delText xml:space="preserve">varios </w:delText>
              </w:r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por cada archivo</w:delText>
              </w:r>
            </w:del>
          </w:p>
        </w:tc>
        <w:tc>
          <w:tcPr>
            <w:tcW w:w="3827" w:type="dxa"/>
          </w:tcPr>
          <w:p w14:paraId="24EF9F04" w14:textId="77777777" w:rsidR="002C6F98" w:rsidRPr="000D1853" w:rsidDel="009239F1" w:rsidRDefault="002C6F98" w:rsidP="00C51C33">
            <w:pPr>
              <w:rPr>
                <w:del w:id="710" w:author="Luis Adrian Benavidez" w:date="2018-10-22T11:54:00Z"/>
                <w:rFonts w:ascii="Calibri" w:hAnsi="Calibri"/>
                <w:sz w:val="22"/>
                <w:szCs w:val="22"/>
              </w:rPr>
            </w:pPr>
            <w:del w:id="711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Si el archivo no tiene contenido este registro no deberá estar presente.</w:delText>
              </w:r>
            </w:del>
          </w:p>
        </w:tc>
        <w:tc>
          <w:tcPr>
            <w:tcW w:w="1559" w:type="dxa"/>
          </w:tcPr>
          <w:p w14:paraId="17B418A0" w14:textId="77777777" w:rsidR="002C6F98" w:rsidRPr="000D1853" w:rsidDel="009239F1" w:rsidRDefault="002C6F98" w:rsidP="00C51C33">
            <w:pPr>
              <w:rPr>
                <w:del w:id="712" w:author="Luis Adrian Benavidez" w:date="2018-10-22T11:54:00Z"/>
                <w:rFonts w:ascii="Calibri" w:hAnsi="Calibri"/>
                <w:sz w:val="22"/>
                <w:szCs w:val="22"/>
              </w:rPr>
            </w:pPr>
            <w:del w:id="713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0..N</w:delText>
              </w:r>
            </w:del>
          </w:p>
        </w:tc>
      </w:tr>
      <w:tr w:rsidR="002C6F98" w:rsidRPr="000D1853" w:rsidDel="009239F1" w14:paraId="00B3589D" w14:textId="77777777" w:rsidTr="00C51C33">
        <w:trPr>
          <w:del w:id="714" w:author="Luis Adrian Benavidez" w:date="2018-10-22T11:54:00Z"/>
        </w:trPr>
        <w:tc>
          <w:tcPr>
            <w:tcW w:w="1843" w:type="dxa"/>
          </w:tcPr>
          <w:p w14:paraId="6271C00E" w14:textId="77777777" w:rsidR="002C6F98" w:rsidRPr="000D1853" w:rsidDel="009239F1" w:rsidRDefault="002C6F98" w:rsidP="00C51C33">
            <w:pPr>
              <w:rPr>
                <w:del w:id="715" w:author="Luis Adrian Benavidez" w:date="2018-10-22T11:54:00Z"/>
                <w:rFonts w:ascii="Calibri" w:hAnsi="Calibri"/>
                <w:sz w:val="22"/>
                <w:szCs w:val="22"/>
              </w:rPr>
            </w:pPr>
            <w:del w:id="716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Trailer</w:delText>
              </w:r>
            </w:del>
          </w:p>
        </w:tc>
        <w:tc>
          <w:tcPr>
            <w:tcW w:w="1843" w:type="dxa"/>
          </w:tcPr>
          <w:p w14:paraId="40E1D2D8" w14:textId="77777777" w:rsidR="002C6F98" w:rsidRPr="000D1853" w:rsidDel="009239F1" w:rsidRDefault="002C6F98" w:rsidP="00C51C33">
            <w:pPr>
              <w:rPr>
                <w:del w:id="717" w:author="Luis Adrian Benavidez" w:date="2018-10-22T11:54:00Z"/>
                <w:rFonts w:ascii="Calibri" w:hAnsi="Calibri"/>
                <w:sz w:val="22"/>
                <w:szCs w:val="22"/>
              </w:rPr>
            </w:pPr>
            <w:del w:id="718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1 por cada archivo</w:delText>
              </w:r>
            </w:del>
          </w:p>
        </w:tc>
        <w:tc>
          <w:tcPr>
            <w:tcW w:w="3827" w:type="dxa"/>
          </w:tcPr>
          <w:p w14:paraId="326288AE" w14:textId="77777777" w:rsidR="002C6F98" w:rsidRPr="000D1853" w:rsidDel="009239F1" w:rsidRDefault="002C6F98" w:rsidP="00C51C33">
            <w:pPr>
              <w:rPr>
                <w:del w:id="719" w:author="Luis Adrian Benavidez" w:date="2018-10-22T11:54:00Z"/>
                <w:rFonts w:ascii="Calibri" w:hAnsi="Calibri"/>
                <w:sz w:val="22"/>
                <w:szCs w:val="22"/>
              </w:rPr>
            </w:pPr>
            <w:del w:id="720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No puede faltar. Si el archivo no tiene contenido, este registro deberá estar presente.</w:delText>
              </w:r>
            </w:del>
          </w:p>
        </w:tc>
        <w:tc>
          <w:tcPr>
            <w:tcW w:w="1559" w:type="dxa"/>
          </w:tcPr>
          <w:p w14:paraId="09223762" w14:textId="77777777" w:rsidR="002C6F98" w:rsidRPr="000D1853" w:rsidDel="009239F1" w:rsidRDefault="002C6F98" w:rsidP="00C51C33">
            <w:pPr>
              <w:rPr>
                <w:del w:id="721" w:author="Luis Adrian Benavidez" w:date="2018-10-22T11:54:00Z"/>
                <w:rFonts w:ascii="Calibri" w:hAnsi="Calibri"/>
                <w:sz w:val="22"/>
                <w:szCs w:val="22"/>
              </w:rPr>
            </w:pPr>
            <w:del w:id="722" w:author="Luis Adrian Benavidez" w:date="2018-10-22T11:54:00Z">
              <w:r w:rsidRPr="000D1853" w:rsidDel="009239F1">
                <w:rPr>
                  <w:rFonts w:ascii="Calibri" w:hAnsi="Calibri"/>
                  <w:sz w:val="22"/>
                  <w:szCs w:val="22"/>
                </w:rPr>
                <w:delText>1</w:delText>
              </w:r>
            </w:del>
          </w:p>
        </w:tc>
      </w:tr>
    </w:tbl>
    <w:p w14:paraId="7B5B2060" w14:textId="77777777" w:rsidR="002C6F98" w:rsidDel="009239F1" w:rsidRDefault="002C6F98" w:rsidP="00ED4782">
      <w:pPr>
        <w:pStyle w:val="Ttulo2"/>
        <w:numPr>
          <w:ilvl w:val="0"/>
          <w:numId w:val="0"/>
        </w:numPr>
        <w:ind w:firstLine="360"/>
        <w:rPr>
          <w:del w:id="723" w:author="Luis Adrian Benavidez" w:date="2018-10-22T11:54:00Z"/>
          <w:rStyle w:val="nfasis"/>
          <w:bCs/>
          <w:sz w:val="20"/>
        </w:rPr>
      </w:pPr>
    </w:p>
    <w:p w14:paraId="71F5FC8F" w14:textId="77777777" w:rsidR="002C6F98" w:rsidDel="009239F1" w:rsidRDefault="002C6F98" w:rsidP="00ED4782">
      <w:pPr>
        <w:rPr>
          <w:del w:id="724" w:author="Luis Adrian Benavidez" w:date="2018-10-22T11:54:00Z"/>
        </w:rPr>
      </w:pPr>
    </w:p>
    <w:p w14:paraId="04E6DEBB" w14:textId="77777777" w:rsidR="000912CC" w:rsidDel="009239F1" w:rsidRDefault="000912CC" w:rsidP="00ED4782">
      <w:pPr>
        <w:rPr>
          <w:del w:id="725" w:author="Luis Adrian Benavidez" w:date="2018-10-22T11:54:00Z"/>
        </w:rPr>
      </w:pPr>
    </w:p>
    <w:p w14:paraId="27FB6B40" w14:textId="77777777" w:rsidR="002C6F98" w:rsidRPr="00ED4782" w:rsidDel="009239F1" w:rsidRDefault="002C6F98" w:rsidP="00ED4782">
      <w:pPr>
        <w:rPr>
          <w:del w:id="726" w:author="Luis Adrian Benavidez" w:date="2018-10-22T11:54:00Z"/>
        </w:rPr>
      </w:pPr>
    </w:p>
    <w:p w14:paraId="734E3C61" w14:textId="77777777" w:rsidR="002C6F98" w:rsidDel="009239F1" w:rsidRDefault="002C6F98" w:rsidP="002C6F98">
      <w:pPr>
        <w:widowControl/>
        <w:numPr>
          <w:ilvl w:val="0"/>
          <w:numId w:val="35"/>
        </w:numPr>
        <w:jc w:val="left"/>
        <w:rPr>
          <w:del w:id="727" w:author="Luis Adrian Benavidez" w:date="2018-10-22T11:54:00Z"/>
          <w:rFonts w:ascii="Calibri" w:hAnsi="Calibri"/>
          <w:b/>
          <w:bCs/>
          <w:sz w:val="24"/>
          <w:szCs w:val="24"/>
        </w:rPr>
      </w:pPr>
      <w:del w:id="728" w:author="Luis Adrian Benavidez" w:date="2018-10-22T11:54:00Z">
        <w:r w:rsidRPr="009F669E" w:rsidDel="009239F1">
          <w:rPr>
            <w:rFonts w:ascii="Calibri" w:hAnsi="Calibri"/>
            <w:b/>
            <w:bCs/>
            <w:sz w:val="24"/>
            <w:szCs w:val="24"/>
          </w:rPr>
          <w:delText>Todos los campos alfanuméricos se alinean a izquierda y se completan con blancos a derecha. Deben estar siempre en letras mayúsculas.</w:delText>
        </w:r>
      </w:del>
    </w:p>
    <w:p w14:paraId="1B6F560B" w14:textId="77777777" w:rsidR="002C6F98" w:rsidRPr="009F669E" w:rsidDel="009239F1" w:rsidRDefault="002C6F98" w:rsidP="002C6F98">
      <w:pPr>
        <w:ind w:left="720"/>
        <w:rPr>
          <w:del w:id="729" w:author="Luis Adrian Benavidez" w:date="2018-10-22T11:54:00Z"/>
          <w:rFonts w:ascii="Calibri" w:hAnsi="Calibri"/>
          <w:b/>
          <w:bCs/>
          <w:sz w:val="24"/>
          <w:szCs w:val="24"/>
        </w:rPr>
      </w:pPr>
    </w:p>
    <w:p w14:paraId="1944A0C4" w14:textId="77777777" w:rsidR="002C6F98" w:rsidRPr="009F669E" w:rsidDel="009239F1" w:rsidRDefault="002C6F98" w:rsidP="002C6F98">
      <w:pPr>
        <w:widowControl/>
        <w:numPr>
          <w:ilvl w:val="0"/>
          <w:numId w:val="35"/>
        </w:numPr>
        <w:jc w:val="left"/>
        <w:rPr>
          <w:del w:id="730" w:author="Luis Adrian Benavidez" w:date="2018-10-22T11:54:00Z"/>
          <w:rFonts w:ascii="Calibri" w:hAnsi="Calibri"/>
          <w:b/>
          <w:bCs/>
          <w:sz w:val="24"/>
          <w:szCs w:val="24"/>
        </w:rPr>
      </w:pPr>
      <w:del w:id="731" w:author="Luis Adrian Benavidez" w:date="2018-10-22T11:54:00Z">
        <w:r w:rsidRPr="009F669E" w:rsidDel="009239F1">
          <w:rPr>
            <w:rFonts w:ascii="Calibri" w:hAnsi="Calibri"/>
            <w:b/>
            <w:bCs/>
            <w:sz w:val="24"/>
            <w:szCs w:val="24"/>
          </w:rPr>
          <w:delText>Todos los campos numéricos se alinean a derecha y se completan con ceros a izquierda. Si no tiene contenido se completa con ceros.</w:delText>
        </w:r>
      </w:del>
    </w:p>
    <w:p w14:paraId="78D83E97" w14:textId="77777777" w:rsidR="002C6F98" w:rsidRPr="000B2A40" w:rsidDel="009239F1" w:rsidRDefault="002C6F98" w:rsidP="002C6F98">
      <w:pPr>
        <w:tabs>
          <w:tab w:val="left" w:pos="1701"/>
          <w:tab w:val="left" w:pos="1985"/>
        </w:tabs>
        <w:ind w:left="708" w:firstLine="282"/>
        <w:rPr>
          <w:del w:id="732" w:author="Luis Adrian Benavidez" w:date="2018-10-22T11:54:00Z"/>
          <w:rFonts w:ascii="Calibri" w:hAnsi="Calibri"/>
          <w:b/>
          <w:bCs/>
          <w:sz w:val="24"/>
          <w:szCs w:val="24"/>
        </w:rPr>
      </w:pPr>
    </w:p>
    <w:p w14:paraId="1AE61A53" w14:textId="77777777" w:rsidR="002C6F98" w:rsidRPr="00ED4782" w:rsidRDefault="002C6F98" w:rsidP="00ED4782"/>
    <w:p w14:paraId="088C922F" w14:textId="77777777" w:rsidR="002C6F98" w:rsidRDefault="002C6F98">
      <w:pPr>
        <w:rPr>
          <w:rStyle w:val="nfasis"/>
          <w:bCs/>
        </w:rPr>
        <w:pPrChange w:id="733" w:author="Laura Elena Balmaceda Valdez" w:date="2020-05-27T17:05:00Z">
          <w:pPr>
            <w:pStyle w:val="Ttulo2"/>
            <w:numPr>
              <w:ilvl w:val="0"/>
              <w:numId w:val="0"/>
            </w:numPr>
            <w:ind w:firstLine="360"/>
          </w:pPr>
        </w:pPrChange>
      </w:pPr>
    </w:p>
    <w:p w14:paraId="13D0D91D" w14:textId="77777777" w:rsidR="0066034F" w:rsidRPr="00D03402" w:rsidRDefault="00665EB8" w:rsidP="00ED4782">
      <w:pPr>
        <w:pStyle w:val="Ttulo2"/>
        <w:numPr>
          <w:ilvl w:val="0"/>
          <w:numId w:val="0"/>
        </w:numPr>
        <w:ind w:firstLine="360"/>
        <w:rPr>
          <w:rFonts w:eastAsiaTheme="minorEastAsia"/>
        </w:rPr>
      </w:pPr>
      <w:bookmarkStart w:id="734" w:name="_Toc1655870"/>
      <w:r>
        <w:rPr>
          <w:rStyle w:val="nfasis"/>
          <w:bCs/>
        </w:rPr>
        <w:t>C</w:t>
      </w:r>
      <w:r w:rsidR="0066034F" w:rsidRPr="00D03402">
        <w:rPr>
          <w:rStyle w:val="nfasis"/>
          <w:bCs/>
        </w:rPr>
        <w:t>) APLICAR FORMATO</w:t>
      </w:r>
      <w:r w:rsidR="00CC58AA" w:rsidRPr="00D03402">
        <w:rPr>
          <w:rStyle w:val="nfasis"/>
          <w:bCs/>
        </w:rPr>
        <w:t xml:space="preserve"> PARA ENTIDAD</w:t>
      </w:r>
      <w:bookmarkEnd w:id="734"/>
    </w:p>
    <w:p w14:paraId="4E25DE50" w14:textId="77777777" w:rsidR="001A1911" w:rsidRPr="00E2752A" w:rsidRDefault="001A1911" w:rsidP="001A1911">
      <w:pPr>
        <w:widowControl/>
        <w:numPr>
          <w:ilvl w:val="0"/>
          <w:numId w:val="20"/>
        </w:numPr>
        <w:tabs>
          <w:tab w:val="clear" w:pos="1080"/>
        </w:tabs>
        <w:spacing w:before="100" w:beforeAutospacing="1" w:after="240"/>
        <w:ind w:left="720"/>
        <w:jc w:val="left"/>
        <w:rPr>
          <w:rStyle w:val="Textoennegrita"/>
          <w:b w:val="0"/>
          <w:bCs w:val="0"/>
        </w:rPr>
      </w:pPr>
      <w:r>
        <w:t>Se deben</w:t>
      </w:r>
      <w:r>
        <w:rPr>
          <w:rStyle w:val="Textoennegrita"/>
        </w:rPr>
        <w:t xml:space="preserve"> generar 2 tipos de registros: </w:t>
      </w:r>
    </w:p>
    <w:p w14:paraId="1DCE866B" w14:textId="77777777" w:rsidR="001A1911" w:rsidRDefault="001A1911" w:rsidP="001A1911">
      <w:pPr>
        <w:widowControl/>
        <w:numPr>
          <w:ilvl w:val="2"/>
          <w:numId w:val="36"/>
        </w:numPr>
        <w:spacing w:before="100" w:beforeAutospacing="1" w:after="240"/>
        <w:jc w:val="left"/>
      </w:pPr>
      <w:r w:rsidRPr="002555D1">
        <w:rPr>
          <w:rStyle w:val="Textoennegrita"/>
          <w:b w:val="0"/>
        </w:rPr>
        <w:t xml:space="preserve">1 registro de </w:t>
      </w:r>
      <w:r w:rsidRPr="00EB42A9">
        <w:rPr>
          <w:rStyle w:val="Textoennegrita"/>
        </w:rPr>
        <w:t>cabecera</w:t>
      </w:r>
      <w:r w:rsidRPr="002555D1">
        <w:rPr>
          <w:rStyle w:val="Textoennegrita"/>
          <w:b w:val="0"/>
        </w:rPr>
        <w:t xml:space="preserve"> de archivo</w:t>
      </w:r>
      <w:r>
        <w:t>,</w:t>
      </w:r>
    </w:p>
    <w:p w14:paraId="17078B2B" w14:textId="77777777" w:rsidR="001A1911" w:rsidRDefault="001A1911" w:rsidP="001A1911">
      <w:pPr>
        <w:widowControl/>
        <w:numPr>
          <w:ilvl w:val="2"/>
          <w:numId w:val="36"/>
        </w:numPr>
        <w:spacing w:before="100" w:beforeAutospacing="1" w:after="240"/>
        <w:jc w:val="left"/>
      </w:pPr>
      <w:r>
        <w:t xml:space="preserve">‘n’ registros de </w:t>
      </w:r>
      <w:r w:rsidRPr="00EB42A9">
        <w:rPr>
          <w:b/>
        </w:rPr>
        <w:t>detalle</w:t>
      </w:r>
      <w:r>
        <w:t xml:space="preserve"> por cada cobranza a imputar.</w:t>
      </w:r>
    </w:p>
    <w:p w14:paraId="1772B15D" w14:textId="77777777" w:rsidR="00E84052" w:rsidRDefault="00E84052" w:rsidP="001A1911">
      <w:pPr>
        <w:widowControl/>
        <w:numPr>
          <w:ilvl w:val="2"/>
          <w:numId w:val="36"/>
        </w:numPr>
        <w:spacing w:before="100" w:beforeAutospacing="1" w:after="240"/>
        <w:jc w:val="left"/>
      </w:pPr>
      <w:r>
        <w:t xml:space="preserve">1 registro de </w:t>
      </w:r>
      <w:r w:rsidRPr="00ED4782">
        <w:rPr>
          <w:b/>
        </w:rPr>
        <w:t>pie</w:t>
      </w:r>
      <w:r>
        <w:t xml:space="preserve"> de archivo.</w:t>
      </w:r>
    </w:p>
    <w:p w14:paraId="260AEDDD" w14:textId="77777777" w:rsidR="001A1911" w:rsidRDefault="001A1911" w:rsidP="001A1911">
      <w:pPr>
        <w:widowControl/>
        <w:numPr>
          <w:ilvl w:val="2"/>
          <w:numId w:val="36"/>
        </w:numPr>
        <w:spacing w:before="100" w:beforeAutospacing="1" w:after="240"/>
        <w:jc w:val="left"/>
        <w:rPr>
          <w:ins w:id="735" w:author="Adriana Analia Cuenca" w:date="2024-02-22T11:24:00Z"/>
        </w:rPr>
      </w:pPr>
      <w:r>
        <w:t xml:space="preserve">Se tienen </w:t>
      </w:r>
      <w:r w:rsidR="00A14295">
        <w:t>que filtrar los registros con 10</w:t>
      </w:r>
      <w:r>
        <w:t xml:space="preserve"> meses anteriores de la fecha actual</w:t>
      </w:r>
      <w:r w:rsidR="00A14295">
        <w:t xml:space="preserve"> y 30</w:t>
      </w:r>
      <w:r>
        <w:t xml:space="preserve"> días posterior a la fecha del día de la creación del archivo (son días corridos)</w:t>
      </w:r>
    </w:p>
    <w:p w14:paraId="45CFCD56" w14:textId="77777777" w:rsidR="00AE0458" w:rsidRPr="00054BB2" w:rsidRDefault="00AE0458" w:rsidP="00AE0458">
      <w:pPr>
        <w:widowControl/>
        <w:numPr>
          <w:ilvl w:val="2"/>
          <w:numId w:val="36"/>
        </w:numPr>
        <w:spacing w:before="100" w:beforeAutospacing="1" w:after="240"/>
        <w:jc w:val="left"/>
        <w:rPr>
          <w:ins w:id="736" w:author="Adriana Analia Cuenca" w:date="2024-02-22T11:24:00Z"/>
          <w:highlight w:val="yellow"/>
        </w:rPr>
      </w:pPr>
      <w:ins w:id="737" w:author="Adriana Analia Cuenca" w:date="2024-02-22T11:24:00Z">
        <w:r w:rsidRPr="00054BB2">
          <w:rPr>
            <w:highlight w:val="yellow"/>
          </w:rPr>
          <w:t>Se tienen que filtrar los registros</w:t>
        </w:r>
        <w:r>
          <w:rPr>
            <w:highlight w:val="yellow"/>
          </w:rPr>
          <w:t xml:space="preserve"> del detalle</w:t>
        </w:r>
        <w:r w:rsidRPr="00054BB2">
          <w:rPr>
            <w:highlight w:val="yellow"/>
          </w:rPr>
          <w:t xml:space="preserve"> cuyo campo importe supere los $ 999.999.999,99, es decir la longitud de dicho campo, entre los enteros y decimales sea de "hasta" 11 posiciones.</w:t>
        </w:r>
      </w:ins>
    </w:p>
    <w:p w14:paraId="0EBD6050" w14:textId="77777777" w:rsidR="00AE0458" w:rsidRDefault="00AE0458">
      <w:pPr>
        <w:widowControl/>
        <w:spacing w:before="100" w:beforeAutospacing="1" w:after="240"/>
        <w:ind w:left="1080"/>
        <w:jc w:val="left"/>
        <w:pPrChange w:id="738" w:author="Adriana Analia Cuenca" w:date="2024-02-22T11:24:00Z">
          <w:pPr>
            <w:widowControl/>
            <w:numPr>
              <w:ilvl w:val="2"/>
              <w:numId w:val="36"/>
            </w:numPr>
            <w:spacing w:before="100" w:beforeAutospacing="1" w:after="240"/>
            <w:ind w:left="1080" w:hanging="360"/>
            <w:jc w:val="left"/>
          </w:pPr>
        </w:pPrChange>
      </w:pPr>
    </w:p>
    <w:p w14:paraId="0C541027" w14:textId="77777777" w:rsidR="00174C6F" w:rsidRDefault="00174C6F" w:rsidP="00ED4782">
      <w:pPr>
        <w:pStyle w:val="Prrafodelista"/>
        <w:widowControl/>
        <w:numPr>
          <w:ilvl w:val="0"/>
          <w:numId w:val="31"/>
        </w:numPr>
        <w:spacing w:before="100" w:beforeAutospacing="1" w:after="240"/>
        <w:jc w:val="left"/>
      </w:pPr>
      <w:r>
        <w:t>Al tomar datos de la tabla intermedia, realizar un TRIM para remover cualquier espacio.</w:t>
      </w:r>
    </w:p>
    <w:p w14:paraId="0FFC6BFB" w14:textId="77777777" w:rsidR="00174C6F" w:rsidRDefault="00174C6F" w:rsidP="00ED4782">
      <w:pPr>
        <w:pStyle w:val="Prrafodelista"/>
        <w:widowControl/>
        <w:numPr>
          <w:ilvl w:val="0"/>
          <w:numId w:val="31"/>
        </w:numPr>
        <w:spacing w:before="100" w:beforeAutospacing="1" w:after="240"/>
        <w:jc w:val="left"/>
        <w:rPr>
          <w:ins w:id="739" w:author="Luis Adrian Benavidez [2]" w:date="2020-04-28T11:08:00Z"/>
        </w:rPr>
      </w:pPr>
      <w:r>
        <w:t>Se debe respetar la longitud de cada campo, en caso de que un valor tenga menor longitud, debe completarse con espacios a la derecha (en CHAR) o ceros a la izquierda (en NUM)</w:t>
      </w:r>
      <w:ins w:id="740" w:author="Luis Adrian Benavidez [2]" w:date="2020-04-28T11:08:00Z">
        <w:r w:rsidR="00866E54">
          <w:t>.</w:t>
        </w:r>
      </w:ins>
      <w:del w:id="741" w:author="Luis Adrian Benavidez [2]" w:date="2020-04-28T11:08:00Z">
        <w:r w:rsidDel="00866E54">
          <w:delText>.</w:delText>
        </w:r>
      </w:del>
    </w:p>
    <w:p w14:paraId="61C73E6B" w14:textId="77777777" w:rsidR="00866E54" w:rsidRPr="00866E54" w:rsidRDefault="00866E54">
      <w:pPr>
        <w:widowControl/>
        <w:jc w:val="left"/>
        <w:rPr>
          <w:ins w:id="742" w:author="Luis Adrian Benavidez [2]" w:date="2020-04-28T11:08:00Z"/>
          <w:rFonts w:cs="Arial"/>
          <w:b/>
          <w:color w:val="000000"/>
          <w:sz w:val="22"/>
          <w:lang w:val="es-MX" w:eastAsia="es-MX"/>
          <w:rPrChange w:id="743" w:author="Luis Adrian Benavidez [2]" w:date="2020-04-28T11:09:00Z">
            <w:rPr>
              <w:ins w:id="744" w:author="Luis Adrian Benavidez [2]" w:date="2020-04-28T11:08:00Z"/>
              <w:lang w:val="es-MX" w:eastAsia="es-MX"/>
            </w:rPr>
          </w:rPrChange>
        </w:rPr>
        <w:pPrChange w:id="745" w:author="Luis Adrian Benavidez [2]" w:date="2020-04-28T11:09:00Z">
          <w:pPr>
            <w:pStyle w:val="Prrafodelista"/>
            <w:widowControl/>
            <w:numPr>
              <w:numId w:val="31"/>
            </w:numPr>
            <w:ind w:hanging="360"/>
            <w:jc w:val="left"/>
          </w:pPr>
        </w:pPrChange>
      </w:pPr>
      <w:ins w:id="746" w:author="Luis Adrian Benavidez [2]" w:date="2020-04-28T11:08:00Z">
        <w:r w:rsidRPr="00866E54">
          <w:rPr>
            <w:rFonts w:cs="Arial"/>
            <w:b/>
            <w:color w:val="000000"/>
            <w:sz w:val="22"/>
            <w:lang w:val="es-MX" w:eastAsia="es-MX"/>
            <w:rPrChange w:id="747" w:author="Luis Adrian Benavidez [2]" w:date="2020-04-28T11:09:00Z">
              <w:rPr>
                <w:lang w:val="es-MX" w:eastAsia="es-MX"/>
              </w:rPr>
            </w:rPrChange>
          </w:rPr>
          <w:t>Cabecera</w:t>
        </w:r>
      </w:ins>
    </w:p>
    <w:p w14:paraId="33B27E97" w14:textId="77777777" w:rsidR="00866E54" w:rsidDel="00866E54" w:rsidRDefault="00866E54">
      <w:pPr>
        <w:widowControl/>
        <w:spacing w:before="100" w:beforeAutospacing="1" w:after="240"/>
        <w:ind w:left="360"/>
        <w:jc w:val="left"/>
        <w:rPr>
          <w:del w:id="748" w:author="Luis Adrian Benavidez [2]" w:date="2020-04-28T11:09:00Z"/>
        </w:rPr>
        <w:pPrChange w:id="749" w:author="Luis Adrian Benavidez [2]" w:date="2020-04-28T11:08:00Z">
          <w:pPr>
            <w:pStyle w:val="Prrafodelista"/>
            <w:widowControl/>
            <w:numPr>
              <w:numId w:val="31"/>
            </w:numPr>
            <w:spacing w:before="100" w:beforeAutospacing="1" w:after="240"/>
            <w:ind w:hanging="360"/>
            <w:jc w:val="left"/>
          </w:pPr>
        </w:pPrChange>
      </w:pPr>
    </w:p>
    <w:tbl>
      <w:tblPr>
        <w:tblW w:w="10687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PrChange w:id="750" w:author="Luis Adrian Benavidez [2]" w:date="2020-04-28T11:25:00Z">
          <w:tblPr>
            <w:tblW w:w="10687" w:type="dxa"/>
            <w:tblInd w:w="-5" w:type="dxa"/>
            <w:tblLayout w:type="fixed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67"/>
        <w:gridCol w:w="613"/>
        <w:gridCol w:w="567"/>
        <w:gridCol w:w="521"/>
        <w:gridCol w:w="399"/>
        <w:gridCol w:w="452"/>
        <w:gridCol w:w="115"/>
        <w:gridCol w:w="594"/>
        <w:gridCol w:w="236"/>
        <w:gridCol w:w="331"/>
        <w:gridCol w:w="499"/>
        <w:gridCol w:w="68"/>
        <w:gridCol w:w="92"/>
        <w:gridCol w:w="152"/>
        <w:gridCol w:w="830"/>
        <w:gridCol w:w="567"/>
        <w:gridCol w:w="39"/>
        <w:gridCol w:w="216"/>
        <w:gridCol w:w="351"/>
        <w:gridCol w:w="2032"/>
        <w:gridCol w:w="879"/>
        <w:gridCol w:w="567"/>
        <w:tblGridChange w:id="751">
          <w:tblGrid>
            <w:gridCol w:w="80"/>
            <w:gridCol w:w="487"/>
            <w:gridCol w:w="644"/>
            <w:gridCol w:w="49"/>
            <w:gridCol w:w="567"/>
            <w:gridCol w:w="441"/>
            <w:gridCol w:w="430"/>
            <w:gridCol w:w="49"/>
            <w:gridCol w:w="372"/>
            <w:gridCol w:w="195"/>
            <w:gridCol w:w="263"/>
            <w:gridCol w:w="251"/>
            <w:gridCol w:w="316"/>
            <w:gridCol w:w="251"/>
            <w:gridCol w:w="12"/>
            <w:gridCol w:w="567"/>
            <w:gridCol w:w="263"/>
            <w:gridCol w:w="49"/>
            <w:gridCol w:w="557"/>
            <w:gridCol w:w="10"/>
            <w:gridCol w:w="263"/>
            <w:gridCol w:w="567"/>
            <w:gridCol w:w="39"/>
            <w:gridCol w:w="136"/>
            <w:gridCol w:w="80"/>
            <w:gridCol w:w="351"/>
            <w:gridCol w:w="1952"/>
            <w:gridCol w:w="80"/>
            <w:gridCol w:w="879"/>
            <w:gridCol w:w="567"/>
          </w:tblGrid>
        </w:tblGridChange>
      </w:tblGrid>
      <w:tr w:rsidR="003317D1" w:rsidRPr="00BB5A38" w14:paraId="4EC3D84C" w14:textId="77777777" w:rsidTr="003317D1">
        <w:trPr>
          <w:gridAfter w:val="2"/>
          <w:wAfter w:w="1446" w:type="dxa"/>
          <w:trHeight w:val="300"/>
          <w:trPrChange w:id="752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753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61AF3A06" w14:textId="77777777" w:rsidR="003317D1" w:rsidRPr="00866E54" w:rsidRDefault="003317D1" w:rsidP="002766D5">
            <w:pPr>
              <w:widowControl/>
              <w:jc w:val="left"/>
              <w:rPr>
                <w:rFonts w:ascii="Calibri" w:hAnsi="Calibri"/>
                <w:b/>
                <w:bCs/>
                <w:sz w:val="22"/>
                <w:szCs w:val="22"/>
                <w:rPrChange w:id="754" w:author="Luis Adrian Benavidez [2]" w:date="2020-04-28T11:08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tcPrChange w:id="755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</w:tcPr>
            </w:tcPrChange>
          </w:tcPr>
          <w:p w14:paraId="1A51E9D9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756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5384F25D" w14:textId="77777777" w:rsidR="003317D1" w:rsidRPr="006B7A93" w:rsidRDefault="003317D1" w:rsidP="002766D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Tipo</w:t>
            </w:r>
          </w:p>
          <w:p w14:paraId="2E52AD08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de dato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757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34C4DE2E" w14:textId="77777777" w:rsidR="003317D1" w:rsidRPr="006B7A93" w:rsidRDefault="003317D1" w:rsidP="002766D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ins w:id="758" w:author="Luis Adrian Benavidez [2]" w:date="2020-04-28T11:13:00Z">
              <w:r>
                <w:rPr>
                  <w:rFonts w:ascii="Calibri" w:hAnsi="Calibri"/>
                  <w:b/>
                  <w:bCs/>
                  <w:sz w:val="22"/>
                  <w:szCs w:val="22"/>
                </w:rPr>
                <w:t>L</w:t>
              </w:r>
            </w:ins>
            <w:ins w:id="759" w:author="Luis Adrian Benavidez [2]" w:date="2020-04-28T11:14:00Z">
              <w:r>
                <w:rPr>
                  <w:rFonts w:ascii="Calibri" w:hAnsi="Calibri"/>
                  <w:b/>
                  <w:bCs/>
                  <w:sz w:val="22"/>
                  <w:szCs w:val="22"/>
                </w:rPr>
                <w:t>argo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760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7F8C4F1E" w14:textId="77777777" w:rsidR="003317D1" w:rsidRPr="006B7A93" w:rsidRDefault="003317D1" w:rsidP="002766D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Pos.</w:t>
            </w:r>
          </w:p>
          <w:p w14:paraId="44C42BE2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In.</w:t>
            </w:r>
          </w:p>
        </w:tc>
        <w:tc>
          <w:tcPr>
            <w:tcW w:w="246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761" w:author="Luis Adrian Benavidez [2]" w:date="2020-04-28T11:25:00Z">
              <w:tcPr>
                <w:tcW w:w="1701" w:type="dxa"/>
                <w:gridSpan w:val="8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34D44BDA" w14:textId="77777777" w:rsidR="003317D1" w:rsidRPr="006B7A93" w:rsidRDefault="003317D1" w:rsidP="002766D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Pos.</w:t>
            </w:r>
          </w:p>
          <w:p w14:paraId="4F6EC05D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Fin</w:t>
            </w:r>
          </w:p>
        </w:tc>
        <w:tc>
          <w:tcPr>
            <w:tcW w:w="23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762" w:author="Luis Adrian Benavidez [2]" w:date="2020-04-28T11:25:00Z">
              <w:tcPr>
                <w:tcW w:w="2383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66D68547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Descripción - Valores Posibles</w:t>
            </w:r>
          </w:p>
        </w:tc>
      </w:tr>
      <w:tr w:rsidR="003317D1" w:rsidRPr="00BB5A38" w14:paraId="68AA344D" w14:textId="77777777" w:rsidTr="003317D1">
        <w:trPr>
          <w:gridAfter w:val="2"/>
          <w:wAfter w:w="1446" w:type="dxa"/>
          <w:trHeight w:val="300"/>
          <w:trPrChange w:id="763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64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A4DBDD7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5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378BFF7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Có</w:t>
            </w:r>
            <w:r w:rsidRPr="006B7A93">
              <w:rPr>
                <w:rFonts w:ascii="Calibri" w:hAnsi="Calibri"/>
                <w:sz w:val="22"/>
                <w:szCs w:val="22"/>
              </w:rPr>
              <w:t>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Registro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66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A693EEB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767" w:author="Luis Adrian Benavidez [2]" w:date="2020-04-28T11:15:00Z">
              <w:r w:rsidDel="00866E54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866E54">
                <w:rPr>
                  <w:rFonts w:ascii="Calibri" w:hAnsi="Calibri"/>
                  <w:sz w:val="22"/>
                  <w:szCs w:val="22"/>
                </w:rPr>
                <w:delText>01)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768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29FB58E" w14:textId="77777777" w:rsidR="003317D1" w:rsidRPr="006B7A93" w:rsidRDefault="003317D1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ins w:id="769" w:author="Luis Adrian Benavidez [2]" w:date="2020-04-28T11:14:00Z">
              <w:r>
                <w:rPr>
                  <w:rFonts w:ascii="Calibri" w:hAnsi="Calibri"/>
                  <w:sz w:val="22"/>
                  <w:szCs w:val="22"/>
                </w:rPr>
                <w:t>1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70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404EFEA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001</w:t>
            </w:r>
          </w:p>
        </w:tc>
        <w:tc>
          <w:tcPr>
            <w:tcW w:w="246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71" w:author="Luis Adrian Benavidez [2]" w:date="2020-04-28T11:25:00Z">
              <w:tcPr>
                <w:tcW w:w="1701" w:type="dxa"/>
                <w:gridSpan w:val="8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C74A9FD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001</w:t>
            </w:r>
          </w:p>
        </w:tc>
        <w:tc>
          <w:tcPr>
            <w:tcW w:w="23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72" w:author="Luis Adrian Benavidez [2]" w:date="2020-04-28T11:25:00Z">
              <w:tcPr>
                <w:tcW w:w="2383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2AA41C6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Valor Campo Tabla Intermedia “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TipoRegistroCab”</w:t>
            </w:r>
          </w:p>
        </w:tc>
      </w:tr>
      <w:tr w:rsidR="003317D1" w:rsidRPr="00BB5A38" w14:paraId="04C7E704" w14:textId="77777777" w:rsidTr="003317D1">
        <w:trPr>
          <w:gridAfter w:val="2"/>
          <w:wAfter w:w="1446" w:type="dxa"/>
          <w:trHeight w:val="300"/>
          <w:trPrChange w:id="773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74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4A552F9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5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56D14F7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Có</w:t>
            </w:r>
            <w:r w:rsidRPr="006B7A93">
              <w:rPr>
                <w:rFonts w:ascii="Calibri" w:hAnsi="Calibri"/>
                <w:sz w:val="22"/>
                <w:szCs w:val="22"/>
              </w:rPr>
              <w:t>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Banelco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76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4CA20E5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777" w:author="Luis Adrian Benavidez [2]" w:date="2020-04-28T11:15:00Z">
              <w:r w:rsidDel="00866E54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866E54">
                <w:rPr>
                  <w:rFonts w:ascii="Calibri" w:hAnsi="Calibri"/>
                  <w:sz w:val="22"/>
                  <w:szCs w:val="22"/>
                </w:rPr>
                <w:delText>03)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778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95CD0E0" w14:textId="77777777" w:rsidR="003317D1" w:rsidRPr="006B7A93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ins w:id="779" w:author="Luis Adrian Benavidez [2]" w:date="2020-04-28T11:14:00Z">
              <w:r>
                <w:rPr>
                  <w:rFonts w:ascii="Calibri" w:hAnsi="Calibri"/>
                  <w:sz w:val="22"/>
                  <w:szCs w:val="22"/>
                </w:rPr>
                <w:t>3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80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8C5F97F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002</w:t>
            </w:r>
          </w:p>
        </w:tc>
        <w:tc>
          <w:tcPr>
            <w:tcW w:w="246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81" w:author="Luis Adrian Benavidez [2]" w:date="2020-04-28T11:25:00Z">
              <w:tcPr>
                <w:tcW w:w="1701" w:type="dxa"/>
                <w:gridSpan w:val="8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E0121A1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004</w:t>
            </w:r>
          </w:p>
        </w:tc>
        <w:tc>
          <w:tcPr>
            <w:tcW w:w="23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782" w:author="Luis Adrian Benavidez [2]" w:date="2020-04-28T11:25:00Z">
              <w:tcPr>
                <w:tcW w:w="2383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C73E292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Valor Campo Tabla Intermedia “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CodBanco”</w:t>
            </w:r>
          </w:p>
        </w:tc>
      </w:tr>
      <w:tr w:rsidR="003317D1" w:rsidRPr="00BB5A38" w14:paraId="1F6F65EE" w14:textId="77777777" w:rsidTr="003317D1">
        <w:trPr>
          <w:gridAfter w:val="2"/>
          <w:wAfter w:w="1446" w:type="dxa"/>
          <w:trHeight w:val="300"/>
          <w:trPrChange w:id="783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784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3F62E31" w14:textId="77777777" w:rsidR="003317D1" w:rsidRPr="006B7A93" w:rsidRDefault="003317D1" w:rsidP="002766D5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5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56C7F3" w14:textId="77777777" w:rsidR="003317D1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C</w:t>
            </w:r>
            <w:r>
              <w:rPr>
                <w:rFonts w:ascii="Calibri" w:hAnsi="Calibri"/>
                <w:sz w:val="22"/>
                <w:szCs w:val="22"/>
              </w:rPr>
              <w:t>ó</w:t>
            </w:r>
            <w:r w:rsidRPr="006B7A93">
              <w:rPr>
                <w:rFonts w:ascii="Calibri" w:hAnsi="Calibri"/>
                <w:sz w:val="22"/>
                <w:szCs w:val="22"/>
              </w:rPr>
              <w:t>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Empresa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786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1A4166F5" w14:textId="77777777" w:rsidR="003317D1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787" w:author="Luis Adrian Benavidez [2]" w:date="2020-04-28T11:15:00Z">
              <w:r w:rsidDel="00866E54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866E54">
                <w:rPr>
                  <w:rFonts w:ascii="Calibri" w:hAnsi="Calibri"/>
                  <w:sz w:val="22"/>
                  <w:szCs w:val="22"/>
                </w:rPr>
                <w:delText>04)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788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A1788E3" w14:textId="77777777" w:rsidR="003317D1" w:rsidRPr="006B7A93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ins w:id="789" w:author="Luis Adrian Benavidez [2]" w:date="2020-04-28T11:14:00Z">
              <w:r>
                <w:rPr>
                  <w:rFonts w:ascii="Calibri" w:hAnsi="Calibri"/>
                  <w:sz w:val="22"/>
                  <w:szCs w:val="22"/>
                </w:rPr>
                <w:t>4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790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53EB5C08" w14:textId="77777777" w:rsidR="003317D1" w:rsidRPr="006B7A93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005</w:t>
            </w:r>
          </w:p>
        </w:tc>
        <w:tc>
          <w:tcPr>
            <w:tcW w:w="246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791" w:author="Luis Adrian Benavidez [2]" w:date="2020-04-28T11:25:00Z">
              <w:tcPr>
                <w:tcW w:w="1701" w:type="dxa"/>
                <w:gridSpan w:val="8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7368A82" w14:textId="77777777" w:rsidR="003317D1" w:rsidRPr="006B7A93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008</w:t>
            </w:r>
          </w:p>
        </w:tc>
        <w:tc>
          <w:tcPr>
            <w:tcW w:w="23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792" w:author="Luis Adrian Benavidez [2]" w:date="2020-04-28T11:25:00Z">
              <w:tcPr>
                <w:tcW w:w="2383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526C4A68" w14:textId="77777777" w:rsidR="003317D1" w:rsidRPr="006B7A93" w:rsidRDefault="003317D1" w:rsidP="002766D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Valor Campo Tabla Intermedia “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CodigoServicio”</w:t>
            </w:r>
          </w:p>
        </w:tc>
      </w:tr>
      <w:tr w:rsidR="003317D1" w:rsidRPr="00BB5A38" w14:paraId="059DAAE0" w14:textId="77777777" w:rsidTr="003317D1">
        <w:trPr>
          <w:gridAfter w:val="2"/>
          <w:wAfter w:w="1446" w:type="dxa"/>
          <w:trHeight w:val="300"/>
          <w:trPrChange w:id="793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794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FA60F64" w14:textId="77777777" w:rsidR="003317D1" w:rsidRPr="006B7A93" w:rsidRDefault="003317D1" w:rsidP="002766D5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5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0A91E15" w14:textId="77777777" w:rsidR="003317D1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Fecha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Archivo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796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22F3F2A8" w14:textId="77777777" w:rsidR="003317D1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797" w:author="Luis Adrian Benavidez [2]" w:date="2020-04-28T11:15:00Z">
              <w:r w:rsidDel="00866E54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866E54">
                <w:rPr>
                  <w:rFonts w:ascii="Calibri" w:hAnsi="Calibri"/>
                  <w:sz w:val="22"/>
                  <w:szCs w:val="22"/>
                </w:rPr>
                <w:delText>08)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798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3B0E795" w14:textId="77777777" w:rsidR="003317D1" w:rsidRPr="006B7A93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ins w:id="799" w:author="Luis Adrian Benavidez [2]" w:date="2020-04-28T11:14:00Z">
              <w:r>
                <w:rPr>
                  <w:rFonts w:ascii="Calibri" w:hAnsi="Calibri"/>
                  <w:sz w:val="22"/>
                  <w:szCs w:val="22"/>
                </w:rPr>
                <w:t>8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00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34B0FCB9" w14:textId="77777777" w:rsidR="003317D1" w:rsidRPr="006B7A93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009</w:t>
            </w:r>
          </w:p>
        </w:tc>
        <w:tc>
          <w:tcPr>
            <w:tcW w:w="246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01" w:author="Luis Adrian Benavidez [2]" w:date="2020-04-28T11:25:00Z">
              <w:tcPr>
                <w:tcW w:w="1701" w:type="dxa"/>
                <w:gridSpan w:val="8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4DC0486" w14:textId="77777777" w:rsidR="003317D1" w:rsidRPr="006B7A93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016</w:t>
            </w:r>
          </w:p>
        </w:tc>
        <w:tc>
          <w:tcPr>
            <w:tcW w:w="23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02" w:author="Luis Adrian Benavidez [2]" w:date="2020-04-28T11:25:00Z">
              <w:tcPr>
                <w:tcW w:w="2383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7A64ED1" w14:textId="77777777" w:rsidR="003317D1" w:rsidRDefault="003317D1" w:rsidP="002766D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Valor Campo Sap “</w:t>
            </w:r>
            <w:r w:rsidRPr="004E20BF">
              <w:rPr>
                <w:rFonts w:ascii="Calibri" w:hAnsi="Calibri"/>
                <w:sz w:val="22"/>
                <w:szCs w:val="22"/>
              </w:rPr>
              <w:t xml:space="preserve">Fecha </w:t>
            </w:r>
            <w:r w:rsidRPr="004E20BF">
              <w:rPr>
                <w:rFonts w:ascii="Calibri" w:hAnsi="Calibri"/>
                <w:sz w:val="22"/>
                <w:szCs w:val="22"/>
              </w:rPr>
              <w:lastRenderedPageBreak/>
              <w:t>de ejecución</w:t>
            </w:r>
            <w:r>
              <w:rPr>
                <w:rFonts w:ascii="Calibri" w:hAnsi="Calibri"/>
                <w:sz w:val="22"/>
                <w:szCs w:val="22"/>
              </w:rPr>
              <w:t>”</w:t>
            </w:r>
          </w:p>
          <w:p w14:paraId="122A5C01" w14:textId="77777777" w:rsidR="003317D1" w:rsidRDefault="003317D1" w:rsidP="002766D5">
            <w:pPr>
              <w:rPr>
                <w:rFonts w:ascii="Calibri" w:hAnsi="Calibri"/>
                <w:sz w:val="22"/>
                <w:szCs w:val="22"/>
              </w:rPr>
            </w:pPr>
          </w:p>
          <w:p w14:paraId="7E184F0D" w14:textId="77777777" w:rsidR="003317D1" w:rsidRPr="006B7A93" w:rsidRDefault="003317D1" w:rsidP="002766D5">
            <w:pPr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Formato: AAAAMMDD</w:t>
            </w:r>
          </w:p>
        </w:tc>
      </w:tr>
      <w:tr w:rsidR="005D74B7" w:rsidRPr="00BB5A38" w14:paraId="763BB94B" w14:textId="77777777" w:rsidTr="003317D1">
        <w:trPr>
          <w:gridAfter w:val="2"/>
          <w:wAfter w:w="1446" w:type="dxa"/>
          <w:trHeight w:val="300"/>
          <w:ins w:id="803" w:author="Luis Adrian Benavidez [2]" w:date="2020-04-28T11:48:00Z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0FE50" w14:textId="77777777" w:rsidR="005D74B7" w:rsidRPr="006B7A93" w:rsidRDefault="005D74B7" w:rsidP="002766D5">
            <w:pPr>
              <w:widowControl/>
              <w:jc w:val="left"/>
              <w:rPr>
                <w:ins w:id="804" w:author="Luis Adrian Benavidez [2]" w:date="2020-04-28T11:48:00Z"/>
                <w:rFonts w:ascii="Calibri" w:hAnsi="Calibri"/>
                <w:sz w:val="22"/>
                <w:szCs w:val="22"/>
              </w:rPr>
            </w:pPr>
            <w:ins w:id="805" w:author="Luis Adrian Benavidez [2]" w:date="2020-04-28T11:48:00Z">
              <w:r>
                <w:rPr>
                  <w:rFonts w:ascii="Calibri" w:hAnsi="Calibri"/>
                  <w:sz w:val="22"/>
                  <w:szCs w:val="22"/>
                </w:rPr>
                <w:lastRenderedPageBreak/>
                <w:t>5</w:t>
              </w:r>
            </w:ins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F99B" w14:textId="77777777" w:rsidR="005D74B7" w:rsidRPr="00633CC8" w:rsidRDefault="005D74B7" w:rsidP="002766D5">
            <w:pPr>
              <w:widowControl/>
              <w:jc w:val="center"/>
              <w:rPr>
                <w:ins w:id="806" w:author="Luis Adrian Benavidez [2]" w:date="2020-04-28T11:48:00Z"/>
                <w:rFonts w:ascii="Calibri" w:hAnsi="Calibri"/>
                <w:sz w:val="22"/>
                <w:szCs w:val="22"/>
              </w:rPr>
            </w:pPr>
            <w:ins w:id="807" w:author="Luis Adrian Benavidez [2]" w:date="2020-04-28T11:48:00Z">
              <w:r w:rsidRPr="00633CC8">
                <w:rPr>
                  <w:rFonts w:ascii="Calibri" w:hAnsi="Calibri"/>
                  <w:sz w:val="22"/>
                  <w:szCs w:val="22"/>
                </w:rPr>
                <w:t>Filler</w:t>
              </w:r>
            </w:ins>
            <w:ins w:id="808" w:author="Luis Adrian Benavidez [2]" w:date="2020-04-28T14:49:00Z">
              <w:r w:rsidR="00582FEC" w:rsidRPr="00633CC8">
                <w:rPr>
                  <w:rFonts w:ascii="Calibri" w:hAnsi="Calibri"/>
                  <w:sz w:val="22"/>
                  <w:szCs w:val="22"/>
                </w:rPr>
                <w:t>0</w:t>
              </w:r>
            </w:ins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B881" w14:textId="77777777" w:rsidR="005D74B7" w:rsidRPr="00633CC8" w:rsidRDefault="005D74B7" w:rsidP="002766D5">
            <w:pPr>
              <w:widowControl/>
              <w:jc w:val="center"/>
              <w:rPr>
                <w:ins w:id="809" w:author="Luis Adrian Benavidez [2]" w:date="2020-04-28T11:48:00Z"/>
                <w:rFonts w:ascii="Calibri" w:hAnsi="Calibri"/>
                <w:sz w:val="22"/>
                <w:szCs w:val="22"/>
              </w:rPr>
            </w:pPr>
            <w:ins w:id="810" w:author="Luis Adrian Benavidez [2]" w:date="2020-04-28T11:48:00Z">
              <w:r w:rsidRPr="00633CC8">
                <w:rPr>
                  <w:rFonts w:ascii="Calibri" w:hAnsi="Calibri"/>
                  <w:sz w:val="22"/>
                  <w:szCs w:val="22"/>
                </w:rPr>
                <w:t>N</w:t>
              </w:r>
            </w:ins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AEF6D1" w14:textId="77777777" w:rsidR="005D74B7" w:rsidRPr="00633CC8" w:rsidRDefault="005D74B7" w:rsidP="002766D5">
            <w:pPr>
              <w:widowControl/>
              <w:jc w:val="center"/>
              <w:rPr>
                <w:ins w:id="811" w:author="Luis Adrian Benavidez [2]" w:date="2020-04-28T11:48:00Z"/>
                <w:rFonts w:ascii="Calibri" w:hAnsi="Calibri"/>
                <w:sz w:val="22"/>
                <w:szCs w:val="22"/>
              </w:rPr>
            </w:pPr>
            <w:ins w:id="812" w:author="Luis Adrian Benavidez [2]" w:date="2020-04-28T11:48:00Z">
              <w:r w:rsidRPr="00633CC8">
                <w:rPr>
                  <w:rFonts w:ascii="Calibri" w:hAnsi="Calibri"/>
                  <w:sz w:val="22"/>
                  <w:szCs w:val="22"/>
                </w:rPr>
                <w:t>1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947A" w14:textId="77777777" w:rsidR="005D74B7" w:rsidRPr="00633CC8" w:rsidRDefault="005D74B7" w:rsidP="002766D5">
            <w:pPr>
              <w:widowControl/>
              <w:jc w:val="center"/>
              <w:rPr>
                <w:ins w:id="813" w:author="Luis Adrian Benavidez [2]" w:date="2020-04-28T11:48:00Z"/>
                <w:rFonts w:ascii="Calibri" w:hAnsi="Calibri"/>
                <w:sz w:val="22"/>
                <w:szCs w:val="22"/>
              </w:rPr>
            </w:pPr>
            <w:ins w:id="814" w:author="Luis Adrian Benavidez [2]" w:date="2020-04-28T11:49:00Z">
              <w:r w:rsidRPr="00633CC8">
                <w:rPr>
                  <w:rFonts w:ascii="Calibri" w:hAnsi="Calibri"/>
                  <w:sz w:val="22"/>
                  <w:szCs w:val="22"/>
                </w:rPr>
                <w:t>0</w:t>
              </w:r>
            </w:ins>
            <w:ins w:id="815" w:author="Luis Adrian Benavidez [2]" w:date="2020-04-28T11:48:00Z">
              <w:r w:rsidRPr="00633CC8">
                <w:rPr>
                  <w:rFonts w:ascii="Calibri" w:hAnsi="Calibri"/>
                  <w:sz w:val="22"/>
                  <w:szCs w:val="22"/>
                </w:rPr>
                <w:t>17</w:t>
              </w:r>
            </w:ins>
          </w:p>
        </w:tc>
        <w:tc>
          <w:tcPr>
            <w:tcW w:w="246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00361" w14:textId="77777777" w:rsidR="005D74B7" w:rsidRPr="00633CC8" w:rsidRDefault="005D74B7" w:rsidP="002766D5">
            <w:pPr>
              <w:widowControl/>
              <w:jc w:val="center"/>
              <w:rPr>
                <w:ins w:id="816" w:author="Luis Adrian Benavidez [2]" w:date="2020-04-28T11:48:00Z"/>
                <w:rFonts w:ascii="Calibri" w:hAnsi="Calibri"/>
                <w:sz w:val="22"/>
                <w:szCs w:val="22"/>
              </w:rPr>
            </w:pPr>
            <w:ins w:id="817" w:author="Luis Adrian Benavidez [2]" w:date="2020-04-28T11:48:00Z">
              <w:del w:id="818" w:author="Laura Elena Balmaceda Valdez" w:date="2020-05-27T16:56:00Z">
                <w:r w:rsidRPr="00633CC8" w:rsidDel="00633CC8">
                  <w:rPr>
                    <w:rFonts w:ascii="Calibri" w:hAnsi="Calibri"/>
                    <w:sz w:val="22"/>
                    <w:szCs w:val="22"/>
                  </w:rPr>
                  <w:delText>217</w:delText>
                </w:r>
              </w:del>
            </w:ins>
            <w:ins w:id="819" w:author="Laura Elena Balmaceda Valdez" w:date="2020-05-27T16:56:00Z">
              <w:r w:rsidR="00633CC8" w:rsidRPr="00633CC8">
                <w:rPr>
                  <w:rFonts w:ascii="Calibri" w:hAnsi="Calibri"/>
                  <w:sz w:val="22"/>
                  <w:szCs w:val="22"/>
                  <w:rPrChange w:id="820" w:author="Laura Elena Balmaceda Valdez" w:date="2020-05-27T16:57:00Z">
                    <w:rPr>
                      <w:rFonts w:ascii="Calibri" w:hAnsi="Calibri"/>
                      <w:sz w:val="22"/>
                      <w:szCs w:val="22"/>
                      <w:highlight w:val="yellow"/>
                    </w:rPr>
                  </w:rPrChange>
                </w:rPr>
                <w:t>017</w:t>
              </w:r>
            </w:ins>
          </w:p>
        </w:tc>
        <w:tc>
          <w:tcPr>
            <w:tcW w:w="23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E9234" w14:textId="77777777" w:rsidR="005D74B7" w:rsidRPr="00633CC8" w:rsidRDefault="005D74B7" w:rsidP="002766D5">
            <w:pPr>
              <w:rPr>
                <w:ins w:id="821" w:author="Luis Adrian Benavidez [2]" w:date="2020-04-28T11:48:00Z"/>
                <w:rFonts w:ascii="Calibri" w:hAnsi="Calibri"/>
                <w:sz w:val="22"/>
                <w:szCs w:val="22"/>
              </w:rPr>
            </w:pPr>
            <w:ins w:id="822" w:author="Luis Adrian Benavidez [2]" w:date="2020-04-28T11:48:00Z">
              <w:r w:rsidRPr="00633CC8">
                <w:rPr>
                  <w:rFonts w:ascii="Calibri" w:hAnsi="Calibri"/>
                  <w:sz w:val="22"/>
                  <w:szCs w:val="22"/>
                </w:rPr>
                <w:t>V</w:t>
              </w:r>
            </w:ins>
            <w:ins w:id="823" w:author="Luis Adrian Benavidez [2]" w:date="2020-04-28T11:49:00Z">
              <w:r w:rsidRPr="00633CC8">
                <w:rPr>
                  <w:rFonts w:ascii="Calibri" w:hAnsi="Calibri"/>
                  <w:sz w:val="22"/>
                  <w:szCs w:val="22"/>
                </w:rPr>
                <w:t>alor Fijo “1”</w:t>
              </w:r>
            </w:ins>
          </w:p>
        </w:tc>
      </w:tr>
      <w:tr w:rsidR="003317D1" w:rsidRPr="00BB5A38" w14:paraId="1AD7AFBD" w14:textId="77777777" w:rsidTr="003317D1">
        <w:trPr>
          <w:gridAfter w:val="2"/>
          <w:wAfter w:w="1446" w:type="dxa"/>
          <w:trHeight w:val="300"/>
          <w:trPrChange w:id="824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25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6C405B5E" w14:textId="77777777" w:rsidR="003317D1" w:rsidRPr="006B7A93" w:rsidRDefault="005D74B7" w:rsidP="002766D5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ins w:id="826" w:author="Luis Adrian Benavidez [2]" w:date="2020-04-28T11:48:00Z">
              <w:r>
                <w:rPr>
                  <w:rFonts w:ascii="Calibri" w:hAnsi="Calibri"/>
                  <w:sz w:val="22"/>
                  <w:szCs w:val="22"/>
                </w:rPr>
                <w:t>6</w:t>
              </w:r>
            </w:ins>
            <w:del w:id="827" w:author="Luis Adrian Benavidez [2]" w:date="2020-04-28T11:48:00Z">
              <w:r w:rsidR="003317D1" w:rsidRPr="006B7A93" w:rsidDel="005D74B7">
                <w:rPr>
                  <w:rFonts w:ascii="Calibri" w:hAnsi="Calibri"/>
                  <w:sz w:val="22"/>
                  <w:szCs w:val="22"/>
                </w:rPr>
                <w:delText>5</w:delText>
              </w:r>
            </w:del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28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BFE1F5A" w14:textId="77777777" w:rsidR="003317D1" w:rsidRPr="00633CC8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Filler</w:t>
            </w:r>
            <w:ins w:id="829" w:author="Luis Adrian Benavidez [2]" w:date="2020-04-28T14:49:00Z">
              <w:r w:rsidR="00582FEC" w:rsidRPr="00633CC8">
                <w:rPr>
                  <w:rFonts w:ascii="Calibri" w:hAnsi="Calibri"/>
                  <w:sz w:val="22"/>
                  <w:szCs w:val="22"/>
                </w:rPr>
                <w:t>1</w:t>
              </w:r>
            </w:ins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30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5F05C9C9" w14:textId="77777777" w:rsidR="003317D1" w:rsidRPr="00633CC8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N</w:t>
            </w:r>
            <w:del w:id="831" w:author="Luis Adrian Benavidez [2]" w:date="2020-04-28T11:15:00Z">
              <w:r w:rsidRPr="00633CC8" w:rsidDel="00866E54">
                <w:rPr>
                  <w:rFonts w:ascii="Calibri" w:hAnsi="Calibri"/>
                  <w:sz w:val="22"/>
                  <w:szCs w:val="22"/>
                </w:rPr>
                <w:delText>(264)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832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C1B1B3A" w14:textId="77777777" w:rsidR="003317D1" w:rsidRPr="00633CC8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ins w:id="833" w:author="Luis Adrian Benavidez [2]" w:date="2020-04-28T11:14:00Z">
              <w:r w:rsidRPr="00633CC8">
                <w:rPr>
                  <w:rFonts w:ascii="Calibri" w:hAnsi="Calibri"/>
                  <w:sz w:val="22"/>
                  <w:szCs w:val="22"/>
                </w:rPr>
                <w:t>26</w:t>
              </w:r>
            </w:ins>
            <w:ins w:id="834" w:author="Luis Adrian Benavidez [2]" w:date="2020-04-28T11:49:00Z">
              <w:r w:rsidR="005D74B7" w:rsidRPr="00633CC8">
                <w:rPr>
                  <w:rFonts w:ascii="Calibri" w:hAnsi="Calibri"/>
                  <w:sz w:val="22"/>
                  <w:szCs w:val="22"/>
                </w:rPr>
                <w:t>3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35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36F07FE6" w14:textId="77777777" w:rsidR="003317D1" w:rsidRPr="00633CC8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del w:id="836" w:author="Luis Adrian Benavidez [2]" w:date="2020-04-28T11:49:00Z">
              <w:r w:rsidRPr="00633CC8" w:rsidDel="005D74B7">
                <w:rPr>
                  <w:rFonts w:ascii="Calibri" w:hAnsi="Calibri"/>
                  <w:sz w:val="22"/>
                  <w:szCs w:val="22"/>
                </w:rPr>
                <w:delText>017</w:delText>
              </w:r>
            </w:del>
            <w:ins w:id="837" w:author="Luis Adrian Benavidez [2]" w:date="2020-04-28T11:49:00Z">
              <w:r w:rsidR="005D74B7" w:rsidRPr="00633CC8">
                <w:rPr>
                  <w:rFonts w:ascii="Calibri" w:hAnsi="Calibri"/>
                  <w:sz w:val="22"/>
                  <w:szCs w:val="22"/>
                </w:rPr>
                <w:t>018</w:t>
              </w:r>
            </w:ins>
          </w:p>
        </w:tc>
        <w:tc>
          <w:tcPr>
            <w:tcW w:w="246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38" w:author="Luis Adrian Benavidez [2]" w:date="2020-04-28T11:25:00Z">
              <w:tcPr>
                <w:tcW w:w="1701" w:type="dxa"/>
                <w:gridSpan w:val="8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43676FE6" w14:textId="77777777" w:rsidR="003317D1" w:rsidRPr="00633CC8" w:rsidRDefault="003317D1" w:rsidP="002766D5">
            <w:pPr>
              <w:widowControl/>
              <w:jc w:val="center"/>
              <w:rPr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280</w:t>
            </w:r>
          </w:p>
        </w:tc>
        <w:tc>
          <w:tcPr>
            <w:tcW w:w="23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839" w:author="Luis Adrian Benavidez [2]" w:date="2020-04-28T11:25:00Z">
              <w:tcPr>
                <w:tcW w:w="2383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723CA01F" w14:textId="77777777" w:rsidR="003317D1" w:rsidRPr="00633CC8" w:rsidRDefault="003317D1" w:rsidP="002766D5">
            <w:pPr>
              <w:rPr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Completar con ceros</w:t>
            </w:r>
          </w:p>
        </w:tc>
      </w:tr>
      <w:tr w:rsidR="003317D1" w:rsidRPr="00BB5A38" w14:paraId="050810C6" w14:textId="77777777" w:rsidTr="003317D1">
        <w:tblPrEx>
          <w:tblPrExChange w:id="840" w:author="Luis Adrian Benavidez [2]" w:date="2020-04-28T11:25:00Z">
            <w:tblPrEx>
              <w:tblW w:w="9857" w:type="dxa"/>
            </w:tblPrEx>
          </w:tblPrExChange>
        </w:tblPrEx>
        <w:trPr>
          <w:trHeight w:val="300"/>
          <w:trPrChange w:id="841" w:author="Luis Adrian Benavidez [2]" w:date="2020-04-28T11:25:00Z">
            <w:trPr>
              <w:gridBefore w:val="1"/>
              <w:trHeight w:val="300"/>
            </w:trPr>
          </w:trPrChange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42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F7D9D7B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843" w:author="Luis Adrian Benavidez [2]" w:date="2020-04-28T11:25:00Z">
              <w:tcPr>
                <w:tcW w:w="61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10F5DE2" w14:textId="77777777" w:rsidR="003317D1" w:rsidRPr="00A540D4" w:rsidRDefault="003317D1" w:rsidP="002766D5">
            <w:pPr>
              <w:widowControl/>
              <w:jc w:val="left"/>
              <w:rPr>
                <w:rFonts w:cs="Arial"/>
                <w:lang w:val="es-MX" w:eastAsia="es-MX"/>
              </w:rPr>
            </w:pPr>
          </w:p>
        </w:tc>
        <w:tc>
          <w:tcPr>
            <w:tcW w:w="1487" w:type="dxa"/>
            <w:gridSpan w:val="4"/>
            <w:tcBorders>
              <w:top w:val="nil"/>
              <w:left w:val="nil"/>
              <w:bottom w:val="nil"/>
              <w:right w:val="nil"/>
            </w:tcBorders>
            <w:tcPrChange w:id="844" w:author="Luis Adrian Benavidez [2]" w:date="2020-04-28T11:25:00Z">
              <w:tcPr>
                <w:tcW w:w="1487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5919E03" w14:textId="77777777" w:rsidR="003317D1" w:rsidRPr="00A540D4" w:rsidRDefault="003317D1" w:rsidP="002766D5">
            <w:pPr>
              <w:widowControl/>
              <w:jc w:val="left"/>
              <w:rPr>
                <w:rFonts w:cs="Arial"/>
                <w:lang w:val="es-MX" w:eastAsia="es-MX"/>
              </w:rPr>
            </w:pP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845" w:author="Luis Adrian Benavidez [2]" w:date="2020-04-28T11:25:00Z">
              <w:tcPr>
                <w:tcW w:w="83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E67BD1E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lang w:val="es-MX" w:eastAsia="es-MX"/>
              </w:rPr>
            </w:pP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846" w:author="Luis Adrian Benavidez [2]" w:date="2020-04-28T11:25:00Z">
              <w:tcPr>
                <w:tcW w:w="83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CCF149F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lang w:val="es-MX" w:eastAsia="es-MX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47" w:author="Luis Adrian Benavidez [2]" w:date="2020-04-28T11:25:00Z">
              <w:tcPr>
                <w:tcW w:w="879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F56E0D1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lang w:val="es-MX" w:eastAsia="es-MX"/>
              </w:rPr>
            </w:pPr>
          </w:p>
        </w:tc>
        <w:tc>
          <w:tcPr>
            <w:tcW w:w="15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48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2FB8F96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lang w:val="es-MX" w:eastAsia="es-MX"/>
              </w:rPr>
            </w:pPr>
          </w:p>
        </w:tc>
        <w:tc>
          <w:tcPr>
            <w:tcW w:w="6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49" w:author="Luis Adrian Benavidez [2]" w:date="2020-04-28T11:25:00Z">
              <w:tcPr>
                <w:tcW w:w="606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7C04948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lang w:val="es-MX" w:eastAsia="es-MX"/>
              </w:rPr>
            </w:pPr>
          </w:p>
        </w:tc>
        <w:tc>
          <w:tcPr>
            <w:tcW w:w="3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50" w:author="Luis Adrian Benavidez [2]" w:date="2020-04-28T11:25:00Z">
              <w:tcPr>
                <w:tcW w:w="3478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6C81630" w14:textId="77777777" w:rsidR="003317D1" w:rsidRPr="00A540D4" w:rsidRDefault="003317D1" w:rsidP="002766D5">
            <w:pPr>
              <w:widowControl/>
              <w:jc w:val="left"/>
              <w:rPr>
                <w:rFonts w:cs="Arial"/>
                <w:lang w:val="es-MX" w:eastAsia="es-MX"/>
              </w:rPr>
            </w:pPr>
          </w:p>
        </w:tc>
      </w:tr>
      <w:tr w:rsidR="003317D1" w:rsidRPr="00BB5A38" w14:paraId="07C66E6E" w14:textId="77777777" w:rsidTr="003317D1">
        <w:trPr>
          <w:gridAfter w:val="1"/>
          <w:wAfter w:w="567" w:type="dxa"/>
          <w:trHeight w:val="300"/>
          <w:trPrChange w:id="851" w:author="Luis Adrian Benavidez [2]" w:date="2020-04-28T11:25:00Z">
            <w:trPr>
              <w:gridBefore w:val="1"/>
              <w:gridAfter w:val="1"/>
              <w:wAfter w:w="567" w:type="dxa"/>
              <w:trHeight w:val="300"/>
            </w:trPr>
          </w:trPrChange>
        </w:trPr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PrChange w:id="852" w:author="Luis Adrian Benavidez [2]" w:date="2020-04-28T11:25:00Z">
              <w:tcPr>
                <w:tcW w:w="118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1782D89" w14:textId="77777777" w:rsidR="003317D1" w:rsidRDefault="003317D1" w:rsidP="002766D5">
            <w:pPr>
              <w:widowControl/>
              <w:jc w:val="left"/>
              <w:rPr>
                <w:ins w:id="853" w:author="Luis Adrian Benavidez [2]" w:date="2020-04-28T11:23:00Z"/>
                <w:rFonts w:cs="Arial"/>
                <w:color w:val="000000"/>
                <w:lang w:val="es-MX" w:eastAsia="es-MX"/>
              </w:rPr>
            </w:pPr>
          </w:p>
          <w:p w14:paraId="1A779DB0" w14:textId="77777777" w:rsidR="003317D1" w:rsidRDefault="003317D1" w:rsidP="002766D5">
            <w:pPr>
              <w:widowControl/>
              <w:jc w:val="left"/>
              <w:rPr>
                <w:ins w:id="854" w:author="Luis Adrian Benavidez [2]" w:date="2020-04-28T11:23:00Z"/>
                <w:rFonts w:cs="Arial"/>
                <w:color w:val="000000"/>
                <w:lang w:val="es-MX" w:eastAsia="es-MX"/>
              </w:rPr>
            </w:pPr>
          </w:p>
          <w:p w14:paraId="79E93643" w14:textId="77777777" w:rsidR="003317D1" w:rsidRDefault="003317D1" w:rsidP="002766D5">
            <w:pPr>
              <w:widowControl/>
              <w:jc w:val="left"/>
              <w:rPr>
                <w:ins w:id="855" w:author="Luis Adrian Benavidez [2]" w:date="2020-04-28T11:23:00Z"/>
                <w:rFonts w:cs="Arial"/>
                <w:color w:val="000000"/>
                <w:lang w:val="es-MX" w:eastAsia="es-MX"/>
              </w:rPr>
            </w:pPr>
          </w:p>
          <w:p w14:paraId="02D39391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ins w:id="856" w:author="Luis Adrian Benavidez [2]" w:date="2020-04-28T11:23:00Z">
              <w:r w:rsidRPr="009C5E22">
                <w:rPr>
                  <w:rFonts w:cs="Arial"/>
                  <w:b/>
                  <w:color w:val="000000"/>
                  <w:sz w:val="22"/>
                  <w:lang w:val="es-MX" w:eastAsia="es-MX"/>
                </w:rPr>
                <w:t>Detalle</w:t>
              </w:r>
            </w:ins>
          </w:p>
        </w:tc>
        <w:tc>
          <w:tcPr>
            <w:tcW w:w="14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PrChange w:id="857" w:author="Luis Adrian Benavidez [2]" w:date="2020-04-28T11:25:00Z">
              <w:tcPr>
                <w:tcW w:w="1487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09D0D275" w14:textId="77777777" w:rsidR="003317D1" w:rsidRPr="00A540D4" w:rsidRDefault="003317D1" w:rsidP="002766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nil"/>
            </w:tcBorders>
            <w:tcPrChange w:id="858" w:author="Luis Adrian Benavidez [2]" w:date="2020-04-28T11:25:00Z">
              <w:tcPr>
                <w:tcW w:w="83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B268F80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PrChange w:id="859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015BE66E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</w:p>
        </w:tc>
        <w:tc>
          <w:tcPr>
            <w:tcW w:w="137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  <w:tcPrChange w:id="860" w:author="Luis Adrian Benavidez [2]" w:date="2020-04-28T11:25:00Z">
              <w:tcPr>
                <w:tcW w:w="879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DA3B263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61" w:author="Luis Adrian Benavidez [2]" w:date="2020-04-28T11:25:00Z">
              <w:tcPr>
                <w:tcW w:w="83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BFF4670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lang w:val="es-MX" w:eastAsia="es-MX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62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B3E0271" w14:textId="77777777" w:rsidR="003317D1" w:rsidRPr="00A540D4" w:rsidRDefault="003317D1" w:rsidP="002766D5">
            <w:pPr>
              <w:widowControl/>
              <w:jc w:val="center"/>
              <w:rPr>
                <w:rFonts w:cs="Arial"/>
                <w:lang w:val="es-MX" w:eastAsia="es-MX"/>
              </w:rPr>
            </w:pPr>
          </w:p>
        </w:tc>
        <w:tc>
          <w:tcPr>
            <w:tcW w:w="34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863" w:author="Luis Adrian Benavidez [2]" w:date="2020-04-28T11:25:00Z">
              <w:tcPr>
                <w:tcW w:w="3478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4F07507" w14:textId="77777777" w:rsidR="003317D1" w:rsidRPr="00A540D4" w:rsidRDefault="003317D1" w:rsidP="002766D5">
            <w:pPr>
              <w:widowControl/>
              <w:jc w:val="left"/>
              <w:rPr>
                <w:rFonts w:cs="Arial"/>
                <w:lang w:val="es-MX" w:eastAsia="es-MX"/>
              </w:rPr>
            </w:pPr>
          </w:p>
        </w:tc>
      </w:tr>
      <w:tr w:rsidR="003317D1" w:rsidRPr="00BB5A38" w14:paraId="34300D5B" w14:textId="77777777" w:rsidTr="003317D1">
        <w:tblPrEx>
          <w:tblPrExChange w:id="864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865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866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6287201D" w14:textId="77777777" w:rsidR="003317D1" w:rsidRPr="00A540D4" w:rsidRDefault="003317D1" w:rsidP="009430F0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tcPrChange w:id="867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</w:tcPr>
            </w:tcPrChange>
          </w:tcPr>
          <w:p w14:paraId="74E7F48A" w14:textId="77777777" w:rsidR="003317D1" w:rsidRPr="00A540D4" w:rsidRDefault="003317D1" w:rsidP="009430F0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868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019D4394" w14:textId="77777777" w:rsidR="003317D1" w:rsidRPr="006B7A93" w:rsidRDefault="003317D1" w:rsidP="009430F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Tipo</w:t>
            </w:r>
          </w:p>
          <w:p w14:paraId="0936388B" w14:textId="77777777" w:rsidR="003317D1" w:rsidRPr="00A540D4" w:rsidRDefault="003317D1" w:rsidP="009430F0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de dato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869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000000" w:fill="D9D9D9"/>
              </w:tcPr>
            </w:tcPrChange>
          </w:tcPr>
          <w:p w14:paraId="0023F3AF" w14:textId="77777777" w:rsidR="003317D1" w:rsidRPr="006B7A93" w:rsidRDefault="003317D1" w:rsidP="009430F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ins w:id="870" w:author="Luis Adrian Benavidez [2]" w:date="2020-04-28T11:22:00Z">
              <w:r>
                <w:rPr>
                  <w:rFonts w:ascii="Calibri" w:hAnsi="Calibri"/>
                  <w:b/>
                  <w:bCs/>
                  <w:sz w:val="22"/>
                  <w:szCs w:val="22"/>
                </w:rPr>
                <w:t>Largo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871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7E482E9D" w14:textId="77777777" w:rsidR="003317D1" w:rsidRPr="006B7A93" w:rsidRDefault="003317D1" w:rsidP="009430F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Pos.</w:t>
            </w:r>
          </w:p>
          <w:p w14:paraId="323141C6" w14:textId="77777777" w:rsidR="003317D1" w:rsidRPr="00A540D4" w:rsidRDefault="003317D1" w:rsidP="009430F0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In.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872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26B5156F" w14:textId="77777777" w:rsidR="003317D1" w:rsidRPr="006B7A93" w:rsidRDefault="003317D1" w:rsidP="009430F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Pos.</w:t>
            </w:r>
          </w:p>
          <w:p w14:paraId="0C040843" w14:textId="77777777" w:rsidR="003317D1" w:rsidRPr="00A540D4" w:rsidRDefault="003317D1" w:rsidP="009430F0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Fin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873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11BDAA04" w14:textId="77777777" w:rsidR="003317D1" w:rsidRPr="00A540D4" w:rsidRDefault="003317D1" w:rsidP="009430F0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Descripción - Valores Posibles</w:t>
            </w:r>
          </w:p>
        </w:tc>
      </w:tr>
      <w:tr w:rsidR="003317D1" w:rsidRPr="00BB5A38" w14:paraId="4FFC1E59" w14:textId="77777777" w:rsidTr="003317D1">
        <w:tblPrEx>
          <w:tblPrExChange w:id="874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875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76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27D34DA" w14:textId="77777777" w:rsidR="003317D1" w:rsidRPr="00A540D4" w:rsidRDefault="003317D1" w:rsidP="0014508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7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8614C0A" w14:textId="77777777" w:rsidR="003317D1" w:rsidRPr="00A540D4" w:rsidRDefault="003317D1">
            <w:pPr>
              <w:widowControl/>
              <w:jc w:val="left"/>
              <w:rPr>
                <w:rFonts w:cs="Arial"/>
                <w:color w:val="000000"/>
              </w:rPr>
              <w:pPrChange w:id="878" w:author="Luis Adrian Benavidez [2]" w:date="2020-04-28T11:23:00Z">
                <w:pPr>
                  <w:widowControl/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Codigo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Registro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79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7AEE1FE" w14:textId="77777777" w:rsidR="003317D1" w:rsidRPr="00A540D4" w:rsidRDefault="003317D1" w:rsidP="00145081">
            <w:pPr>
              <w:widowControl/>
              <w:jc w:val="center"/>
              <w:rPr>
                <w:rFonts w:cs="Arial"/>
                <w:color w:val="000000"/>
                <w:lang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880" w:author="Luis Adrian Benavidez [2]" w:date="2020-04-28T11:22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01)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881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B209641" w14:textId="77777777" w:rsidR="003317D1" w:rsidRPr="006B7A93" w:rsidRDefault="003317D1" w:rsidP="0014508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882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1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83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C31124F" w14:textId="77777777" w:rsidR="003317D1" w:rsidRPr="00A540D4" w:rsidRDefault="003317D1" w:rsidP="0014508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001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84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1981A3F" w14:textId="77777777" w:rsidR="003317D1" w:rsidRPr="00A540D4" w:rsidRDefault="003317D1" w:rsidP="0014508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001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85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333A98B" w14:textId="77777777" w:rsidR="003317D1" w:rsidRPr="00A540D4" w:rsidRDefault="003317D1" w:rsidP="0014508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Valor Campo Tabla Intermedia “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TipoRegistroDet”</w:t>
            </w:r>
          </w:p>
        </w:tc>
      </w:tr>
      <w:tr w:rsidR="003317D1" w:rsidRPr="00BB5A38" w14:paraId="0C2A126C" w14:textId="77777777" w:rsidTr="003317D1">
        <w:tblPrEx>
          <w:tblPrExChange w:id="886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887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88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62528E8" w14:textId="77777777" w:rsidR="003317D1" w:rsidRPr="00A540D4" w:rsidRDefault="003317D1" w:rsidP="0014508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9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A9F0754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890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Nro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  <w:r w:rsidRPr="006B7A93">
              <w:rPr>
                <w:rFonts w:ascii="Calibri" w:hAnsi="Calibri"/>
                <w:sz w:val="22"/>
                <w:szCs w:val="22"/>
              </w:rPr>
              <w:t>Referencia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91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1E8DA16" w14:textId="77777777" w:rsidR="003317D1" w:rsidRPr="00A540D4" w:rsidRDefault="003317D1" w:rsidP="00145081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AN</w:t>
            </w:r>
            <w:del w:id="892" w:author="Luis Adrian Benavidez [2]" w:date="2020-04-28T11:23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19)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893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D035D27" w14:textId="77777777" w:rsidR="003317D1" w:rsidRPr="006B7A93" w:rsidRDefault="003317D1" w:rsidP="0014508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894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19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95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5196EDF" w14:textId="77777777" w:rsidR="003317D1" w:rsidRPr="00A540D4" w:rsidRDefault="003317D1" w:rsidP="0014508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002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96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BBF225A" w14:textId="77777777" w:rsidR="003317D1" w:rsidRPr="00A540D4" w:rsidRDefault="003317D1" w:rsidP="0014508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020</w:t>
            </w:r>
          </w:p>
        </w:tc>
        <w:tc>
          <w:tcPr>
            <w:tcW w:w="427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897" w:author="Luis Adrian Benavidez [2]" w:date="2020-04-28T11:25:00Z">
              <w:tcPr>
                <w:tcW w:w="3478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E959928" w14:textId="77777777" w:rsidR="003317D1" w:rsidRPr="00633CC8" w:rsidDel="003317D1" w:rsidRDefault="003317D1" w:rsidP="00145081">
            <w:pPr>
              <w:widowControl/>
              <w:jc w:val="left"/>
              <w:rPr>
                <w:del w:id="898" w:author="Luis Adrian Benavidez [2]" w:date="2020-04-28T11:17:00Z"/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Valor Campo SAP “</w:t>
            </w:r>
            <w:ins w:id="899" w:author="Luis Adrian Benavidez [2]" w:date="2020-04-29T08:45:00Z">
              <w:r w:rsidR="00D3792D" w:rsidRPr="00633CC8">
                <w:rPr>
                  <w:rFonts w:ascii="Calibri" w:hAnsi="Calibri"/>
                  <w:b/>
                  <w:bCs/>
                  <w:sz w:val="22"/>
                  <w:szCs w:val="22"/>
                  <w:rPrChange w:id="900" w:author="Laura Elena Balmaceda Valdez" w:date="2020-05-27T17:0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Mensaje</w:t>
              </w:r>
            </w:ins>
            <w:del w:id="901" w:author="Luis Adrian Benavidez [2]" w:date="2020-04-29T08:45:00Z">
              <w:r w:rsidRPr="00633CC8" w:rsidDel="00D3792D">
                <w:rPr>
                  <w:rFonts w:ascii="Calibri" w:hAnsi="Calibri"/>
                  <w:sz w:val="22"/>
                  <w:szCs w:val="22"/>
                </w:rPr>
                <w:delText>Referencia</w:delText>
              </w:r>
            </w:del>
            <w:r w:rsidRPr="00633CC8">
              <w:rPr>
                <w:rFonts w:ascii="Calibri" w:hAnsi="Calibri"/>
                <w:sz w:val="22"/>
                <w:szCs w:val="22"/>
              </w:rPr>
              <w:t>”</w:t>
            </w:r>
            <w:ins w:id="902" w:author="Luis Adrian Benavidez [2]" w:date="2020-04-28T11:17:00Z">
              <w:r w:rsidRPr="00633CC8">
                <w:rPr>
                  <w:rFonts w:ascii="Calibri" w:hAnsi="Calibri"/>
                  <w:sz w:val="22"/>
                  <w:szCs w:val="22"/>
                </w:rPr>
                <w:t>. Alineado a la izquierda completando con espacios a la derecha</w:t>
              </w:r>
            </w:ins>
          </w:p>
          <w:p w14:paraId="0C2171CB" w14:textId="77777777" w:rsidR="003317D1" w:rsidRPr="00633CC8" w:rsidRDefault="003317D1" w:rsidP="00145081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ins w:id="903" w:author="Luis Adrian Benavidez [2]" w:date="2020-04-28T11:17:00Z">
              <w:r w:rsidRPr="00633CC8">
                <w:rPr>
                  <w:rFonts w:ascii="Calibri" w:hAnsi="Calibri"/>
                  <w:sz w:val="22"/>
                  <w:szCs w:val="22"/>
                </w:rPr>
                <w:t>.</w:t>
              </w:r>
            </w:ins>
          </w:p>
          <w:p w14:paraId="7A173F8D" w14:textId="77777777" w:rsidR="003317D1" w:rsidRPr="00633CC8" w:rsidDel="003317D1" w:rsidRDefault="003317D1" w:rsidP="00145081">
            <w:pPr>
              <w:widowControl/>
              <w:jc w:val="left"/>
              <w:rPr>
                <w:ins w:id="904" w:author="Luis Adrian Benavidez" w:date="2018-10-22T12:07:00Z"/>
                <w:del w:id="905" w:author="Luis Adrian Benavidez [2]" w:date="2020-04-28T11:16:00Z"/>
                <w:rFonts w:ascii="Calibri" w:hAnsi="Calibri"/>
                <w:sz w:val="22"/>
                <w:szCs w:val="22"/>
              </w:rPr>
            </w:pPr>
            <w:del w:id="906" w:author="Luis Adrian Benavidez [2]" w:date="2020-04-28T11:16:00Z">
              <w:r w:rsidRPr="00633CC8" w:rsidDel="003317D1">
                <w:rPr>
                  <w:rFonts w:ascii="Calibri" w:hAnsi="Calibri"/>
                  <w:sz w:val="22"/>
                  <w:szCs w:val="22"/>
                </w:rPr>
                <w:delText>Tomar los primeros 19 caracteres de la derecha</w:delText>
              </w:r>
            </w:del>
          </w:p>
          <w:p w14:paraId="68EDF703" w14:textId="77777777" w:rsidR="003317D1" w:rsidRPr="00633CC8" w:rsidRDefault="003317D1" w:rsidP="0014508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ins w:id="907" w:author="Luis Adrian Benavidez" w:date="2018-10-22T12:07:00Z">
              <w:del w:id="908" w:author="Luis Adrian Benavidez [2]" w:date="2020-04-28T11:16:00Z">
                <w:r w:rsidRPr="00633CC8" w:rsidDel="003317D1">
                  <w:rPr>
                    <w:rFonts w:asciiTheme="minorHAnsi" w:hAnsiTheme="minorHAnsi" w:cstheme="minorHAnsi"/>
                    <w:sz w:val="22"/>
                    <w:szCs w:val="22"/>
                  </w:rPr>
                  <w:delText>se completa con ceros a la i</w:delText>
                </w:r>
              </w:del>
            </w:ins>
            <w:ins w:id="909" w:author="Luis Adrian Benavidez" w:date="2018-10-22T12:08:00Z">
              <w:del w:id="910" w:author="Luis Adrian Benavidez [2]" w:date="2020-04-28T11:16:00Z">
                <w:r w:rsidRPr="00633CC8" w:rsidDel="003317D1">
                  <w:rPr>
                    <w:rFonts w:asciiTheme="minorHAnsi" w:hAnsiTheme="minorHAnsi" w:cstheme="minorHAnsi"/>
                    <w:sz w:val="22"/>
                    <w:szCs w:val="22"/>
                  </w:rPr>
                  <w:delText>z</w:delText>
                </w:r>
              </w:del>
            </w:ins>
            <w:ins w:id="911" w:author="Luis Adrian Benavidez" w:date="2018-10-22T12:07:00Z">
              <w:del w:id="912" w:author="Luis Adrian Benavidez [2]" w:date="2020-04-28T11:16:00Z">
                <w:r w:rsidRPr="00633CC8" w:rsidDel="003317D1">
                  <w:rPr>
                    <w:rFonts w:asciiTheme="minorHAnsi" w:hAnsiTheme="minorHAnsi" w:cstheme="minorHAnsi"/>
                    <w:sz w:val="22"/>
                    <w:szCs w:val="22"/>
                  </w:rPr>
                  <w:delText>quierda</w:delText>
                </w:r>
              </w:del>
            </w:ins>
          </w:p>
        </w:tc>
      </w:tr>
      <w:tr w:rsidR="003317D1" w:rsidRPr="00BB5A38" w14:paraId="06CF0243" w14:textId="77777777" w:rsidTr="003317D1">
        <w:tblPrEx>
          <w:tblPrExChange w:id="913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914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15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5117507" w14:textId="77777777" w:rsidR="003317D1" w:rsidRPr="00A540D4" w:rsidRDefault="003317D1" w:rsidP="00B10A2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6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9C3656F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917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Id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  <w:r w:rsidRPr="006B7A93">
              <w:rPr>
                <w:rFonts w:ascii="Calibri" w:hAnsi="Calibri"/>
                <w:sz w:val="22"/>
                <w:szCs w:val="22"/>
              </w:rPr>
              <w:t>Factura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18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8172FA2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del w:id="919" w:author="Luis Adrian Benavidez [2]" w:date="2020-04-28T12:42:00Z">
              <w:r w:rsidDel="0002282C">
                <w:rPr>
                  <w:rFonts w:ascii="Calibri" w:hAnsi="Calibri"/>
                  <w:sz w:val="22"/>
                  <w:szCs w:val="22"/>
                </w:rPr>
                <w:delText>A</w:delText>
              </w:r>
            </w:del>
            <w:r>
              <w:rPr>
                <w:rFonts w:ascii="Calibri" w:hAnsi="Calibri"/>
                <w:sz w:val="22"/>
                <w:szCs w:val="22"/>
              </w:rPr>
              <w:t>N</w:t>
            </w:r>
            <w:del w:id="920" w:author="Luis Adrian Benavidez [2]" w:date="2020-04-28T11:23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20)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921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C8B51A9" w14:textId="77777777" w:rsidR="003317D1" w:rsidRPr="006B7A93" w:rsidRDefault="003317D1" w:rsidP="00B10A28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922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20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23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7C8AB3D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021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24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85E441D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040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25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367D729" w14:textId="77777777" w:rsidR="003317D1" w:rsidRPr="00633CC8" w:rsidDel="003317D1" w:rsidRDefault="003317D1" w:rsidP="00B10A28">
            <w:pPr>
              <w:widowControl/>
              <w:jc w:val="left"/>
              <w:rPr>
                <w:del w:id="926" w:author="Luis Adrian Benavidez [2]" w:date="2020-04-28T11:18:00Z"/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Valor Campo SAP “Nro recibo”</w:t>
            </w:r>
          </w:p>
          <w:p w14:paraId="71B63CCC" w14:textId="77777777" w:rsidR="003317D1" w:rsidRPr="00633CC8" w:rsidDel="003317D1" w:rsidRDefault="003317D1" w:rsidP="00B10A28">
            <w:pPr>
              <w:widowControl/>
              <w:jc w:val="left"/>
              <w:rPr>
                <w:del w:id="927" w:author="Luis Adrian Benavidez [2]" w:date="2020-04-28T11:18:00Z"/>
                <w:rFonts w:ascii="Calibri" w:hAnsi="Calibri"/>
                <w:sz w:val="22"/>
                <w:szCs w:val="22"/>
              </w:rPr>
            </w:pPr>
          </w:p>
          <w:p w14:paraId="77475684" w14:textId="77777777" w:rsidR="003317D1" w:rsidRPr="00633CC8" w:rsidRDefault="003317D1">
            <w:pPr>
              <w:widowControl/>
              <w:jc w:val="left"/>
              <w:rPr>
                <w:rFonts w:ascii="Calibri" w:hAnsi="Calibri"/>
                <w:sz w:val="22"/>
                <w:szCs w:val="22"/>
                <w:rPrChange w:id="928" w:author="Laura Elena Balmaceda Valdez" w:date="2020-05-27T17:0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del w:id="929" w:author="Luis Adrian Benavidez [2]" w:date="2020-04-28T11:18:00Z">
              <w:r w:rsidRPr="00633CC8" w:rsidDel="003317D1">
                <w:rPr>
                  <w:rFonts w:cs="Arial"/>
                  <w:color w:val="000000"/>
                  <w:lang w:val="es-MX" w:eastAsia="es-MX"/>
                </w:rPr>
                <w:delText>Completar con cuatro ceros (0) a la izquierda</w:delText>
              </w:r>
            </w:del>
            <w:ins w:id="930" w:author="Luis Adrian Benavidez [2]" w:date="2020-04-28T11:18:00Z">
              <w:r w:rsidRPr="00633CC8">
                <w:rPr>
                  <w:rFonts w:cs="Arial"/>
                  <w:color w:val="000000"/>
                  <w:lang w:val="es-MX" w:eastAsia="es-MX"/>
                </w:rPr>
                <w:t xml:space="preserve">. </w:t>
              </w:r>
              <w:r w:rsidRPr="00633CC8">
                <w:rPr>
                  <w:rFonts w:ascii="Calibri" w:hAnsi="Calibri"/>
                  <w:sz w:val="22"/>
                  <w:szCs w:val="22"/>
                </w:rPr>
                <w:t xml:space="preserve">Alineado a la </w:t>
              </w:r>
            </w:ins>
            <w:ins w:id="931" w:author="Luis Adrian Benavidez [2]" w:date="2020-04-28T12:41:00Z">
              <w:r w:rsidR="0002282C" w:rsidRPr="00633CC8">
                <w:rPr>
                  <w:rFonts w:ascii="Calibri" w:hAnsi="Calibri"/>
                  <w:sz w:val="22"/>
                  <w:szCs w:val="22"/>
                  <w:rPrChange w:id="932" w:author="Laura Elena Balmaceda Valdez" w:date="2020-05-27T17:01:00Z">
                    <w:rPr>
                      <w:rFonts w:ascii="Calibri" w:hAnsi="Calibri"/>
                      <w:sz w:val="22"/>
                      <w:szCs w:val="22"/>
                      <w:highlight w:val="yellow"/>
                    </w:rPr>
                  </w:rPrChange>
                </w:rPr>
                <w:t>derecha complet</w:t>
              </w:r>
            </w:ins>
            <w:ins w:id="933" w:author="Luis Adrian Benavidez [2]" w:date="2020-04-28T12:42:00Z">
              <w:r w:rsidR="0002282C" w:rsidRPr="00633CC8">
                <w:rPr>
                  <w:rFonts w:ascii="Calibri" w:hAnsi="Calibri"/>
                  <w:sz w:val="22"/>
                  <w:szCs w:val="22"/>
                  <w:rPrChange w:id="934" w:author="Laura Elena Balmaceda Valdez" w:date="2020-05-27T17:01:00Z">
                    <w:rPr>
                      <w:rFonts w:ascii="Calibri" w:hAnsi="Calibri"/>
                      <w:sz w:val="22"/>
                      <w:szCs w:val="22"/>
                      <w:highlight w:val="yellow"/>
                    </w:rPr>
                  </w:rPrChange>
                </w:rPr>
                <w:t>ando con ceros a la izquierda</w:t>
              </w:r>
            </w:ins>
          </w:p>
        </w:tc>
      </w:tr>
      <w:tr w:rsidR="003317D1" w:rsidRPr="00BB5A38" w14:paraId="41758A97" w14:textId="77777777" w:rsidTr="003317D1">
        <w:tblPrEx>
          <w:tblPrExChange w:id="935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936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37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E968501" w14:textId="77777777" w:rsidR="003317D1" w:rsidRPr="00A540D4" w:rsidRDefault="003317D1" w:rsidP="00B10A2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8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F7947D5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939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Codigo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Moneda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40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AC5B9BA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941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01)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42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72FE72" w14:textId="77777777" w:rsidR="003317D1" w:rsidRPr="006B7A93" w:rsidRDefault="003317D1" w:rsidP="00B10A28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943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1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44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C982837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041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45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44BA6C9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041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46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54A60EE" w14:textId="77777777" w:rsidR="003317D1" w:rsidRPr="00633CC8" w:rsidRDefault="003317D1" w:rsidP="00B10A2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Valor fijo cero (0) Pesos</w:t>
            </w:r>
            <w:r w:rsidRPr="00633CC8">
              <w:rPr>
                <w:rFonts w:ascii="Calibri" w:hAnsi="Calibri"/>
                <w:sz w:val="22"/>
                <w:szCs w:val="22"/>
              </w:rPr>
              <w:br/>
            </w:r>
            <w:r w:rsidRPr="00633CC8">
              <w:rPr>
                <w:rFonts w:ascii="Calibri" w:hAnsi="Calibri"/>
                <w:sz w:val="22"/>
                <w:szCs w:val="22"/>
              </w:rPr>
              <w:br/>
            </w:r>
            <w:del w:id="947" w:author="Luis Adrian Benavidez [2]" w:date="2020-04-28T11:19:00Z">
              <w:r w:rsidRPr="00633CC8" w:rsidDel="003317D1">
                <w:rPr>
                  <w:rFonts w:ascii="Calibri" w:hAnsi="Calibri"/>
                  <w:sz w:val="22"/>
                  <w:szCs w:val="22"/>
                </w:rPr>
                <w:delText>Tomar el primer carácter de la derecha</w:delText>
              </w:r>
            </w:del>
          </w:p>
        </w:tc>
      </w:tr>
      <w:tr w:rsidR="003317D1" w:rsidRPr="00BB5A38" w14:paraId="3C16B2E6" w14:textId="77777777" w:rsidTr="003317D1">
        <w:tblPrEx>
          <w:tblPrExChange w:id="948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949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50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5528DB5" w14:textId="77777777" w:rsidR="003317D1" w:rsidRPr="00A540D4" w:rsidRDefault="003317D1" w:rsidP="00B10A2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1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B134433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952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Fecha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1er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  <w:r w:rsidRPr="006B7A93">
              <w:rPr>
                <w:rFonts w:ascii="Calibri" w:hAnsi="Calibri"/>
                <w:sz w:val="22"/>
                <w:szCs w:val="22"/>
              </w:rPr>
              <w:t>Vto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53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D2C4481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954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08)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955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764CB285" w14:textId="77777777" w:rsidR="003317D1" w:rsidRPr="006B7A93" w:rsidRDefault="003317D1" w:rsidP="00B10A28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956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8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57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7699837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042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58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9017895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049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59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87BB6AF" w14:textId="77777777" w:rsidR="003317D1" w:rsidRPr="00633CC8" w:rsidRDefault="003317D1" w:rsidP="00B10A28">
            <w:pPr>
              <w:rPr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Valor campo SAP “Fecha de Vencimiento”</w:t>
            </w:r>
          </w:p>
          <w:p w14:paraId="7D1C2725" w14:textId="77777777" w:rsidR="003317D1" w:rsidRPr="00633CC8" w:rsidRDefault="003317D1" w:rsidP="00B10A2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Formato: AAAAMMDD</w:t>
            </w:r>
          </w:p>
        </w:tc>
      </w:tr>
      <w:tr w:rsidR="003317D1" w:rsidRPr="00BB5A38" w14:paraId="2AED7145" w14:textId="77777777" w:rsidTr="003317D1">
        <w:tblPrEx>
          <w:tblPrExChange w:id="960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961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62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DD9F027" w14:textId="77777777" w:rsidR="003317D1" w:rsidRPr="00A540D4" w:rsidRDefault="003317D1" w:rsidP="00B10A2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3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CDEF6C3" w14:textId="77777777" w:rsidR="003317D1" w:rsidRPr="006C1D32" w:rsidRDefault="003317D1">
            <w:pPr>
              <w:jc w:val="left"/>
              <w:rPr>
                <w:rFonts w:cs="Arial"/>
                <w:color w:val="000000"/>
              </w:rPr>
              <w:pPrChange w:id="964" w:author="Luis Adrian Benavidez [2]" w:date="2020-04-28T11:23:00Z">
                <w:pPr>
                  <w:jc w:val="center"/>
                </w:pPr>
              </w:pPrChange>
            </w:pPr>
            <w:r w:rsidRPr="006C1D32">
              <w:rPr>
                <w:rFonts w:ascii="Calibri" w:hAnsi="Calibri"/>
                <w:sz w:val="22"/>
                <w:szCs w:val="22"/>
              </w:rPr>
              <w:t>Importe 1er.Vto.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65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0AD7493" w14:textId="77777777" w:rsidR="003317D1" w:rsidRPr="006C1D32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C1D32">
              <w:rPr>
                <w:rFonts w:ascii="Calibri" w:hAnsi="Calibri"/>
                <w:sz w:val="22"/>
                <w:szCs w:val="22"/>
              </w:rPr>
              <w:t>N</w:t>
            </w:r>
            <w:del w:id="966" w:author="Luis Adrian Benavidez [2]" w:date="2020-04-28T11:24:00Z">
              <w:r w:rsidRPr="006C1D32" w:rsidDel="003317D1">
                <w:rPr>
                  <w:rFonts w:ascii="Calibri" w:hAnsi="Calibri"/>
                  <w:sz w:val="22"/>
                  <w:szCs w:val="22"/>
                </w:rPr>
                <w:delText>(11)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7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95E0E29" w14:textId="77777777" w:rsidR="003317D1" w:rsidRPr="006C1D32" w:rsidRDefault="003317D1" w:rsidP="00B10A28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968" w:author="Luis Adrian Benavidez [2]" w:date="2020-04-28T11:22:00Z">
              <w:r w:rsidRPr="006C1D32">
                <w:rPr>
                  <w:rFonts w:ascii="Calibri" w:hAnsi="Calibri"/>
                  <w:sz w:val="22"/>
                  <w:szCs w:val="22"/>
                </w:rPr>
                <w:t>11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69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851FDCF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050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70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C82A98B" w14:textId="77777777" w:rsidR="003317D1" w:rsidRPr="00A540D4" w:rsidRDefault="003317D1" w:rsidP="00B10A2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060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71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BAF0DF0" w14:textId="77777777" w:rsidR="003317D1" w:rsidRPr="00633CC8" w:rsidDel="00E8790D" w:rsidRDefault="003317D1">
            <w:pPr>
              <w:jc w:val="left"/>
              <w:rPr>
                <w:del w:id="972" w:author="Luis Adrian Benavidez [2]" w:date="2020-04-28T11:37:00Z"/>
                <w:rFonts w:ascii="Calibri" w:hAnsi="Calibri"/>
                <w:sz w:val="22"/>
                <w:szCs w:val="22"/>
              </w:rPr>
              <w:pPrChange w:id="973" w:author="Luis Adrian Benavidez [2]" w:date="2020-04-28T11:20:00Z">
                <w:pPr/>
              </w:pPrChange>
            </w:pPr>
            <w:r w:rsidRPr="00633CC8">
              <w:rPr>
                <w:rFonts w:ascii="Calibri" w:hAnsi="Calibri"/>
                <w:sz w:val="22"/>
                <w:szCs w:val="22"/>
              </w:rPr>
              <w:t>Valor Campo SAP “Importe”</w:t>
            </w:r>
            <w:ins w:id="974" w:author="Luis Adrian Benavidez [2]" w:date="2020-04-28T11:20:00Z">
              <w:r w:rsidRPr="00633CC8">
                <w:rPr>
                  <w:rFonts w:ascii="Calibri" w:hAnsi="Calibri"/>
                  <w:sz w:val="22"/>
                  <w:szCs w:val="22"/>
                </w:rPr>
                <w:t xml:space="preserve"> 9 enteros, 2 decimales, sin separadores</w:t>
              </w:r>
            </w:ins>
            <w:ins w:id="975" w:author="Luis Adrian Benavidez [2]" w:date="2020-04-28T11:25:00Z">
              <w:r w:rsidRPr="00633CC8">
                <w:rPr>
                  <w:rFonts w:ascii="Calibri" w:hAnsi="Calibri"/>
                  <w:sz w:val="22"/>
                  <w:szCs w:val="22"/>
                </w:rPr>
                <w:t>. Alineado a la derecha completando con ceros a la izquierda</w:t>
              </w:r>
            </w:ins>
            <w:del w:id="976" w:author="Luis Adrian Benavidez [2]" w:date="2020-04-28T11:20:00Z">
              <w:r w:rsidRPr="00633CC8" w:rsidDel="003317D1">
                <w:rPr>
                  <w:rFonts w:ascii="Calibri" w:hAnsi="Calibri"/>
                  <w:sz w:val="22"/>
                  <w:szCs w:val="22"/>
                </w:rPr>
                <w:br/>
                <w:delText>Con dos posiciones decimales separadas por coma. Si no se encuentra separador, entonces es número entero. Ejemplo: 600 = 600,00</w:delText>
              </w:r>
              <w:r w:rsidRPr="00633CC8" w:rsidDel="003317D1">
                <w:rPr>
                  <w:rFonts w:ascii="Calibri" w:hAnsi="Calibri"/>
                  <w:sz w:val="22"/>
                  <w:szCs w:val="22"/>
                </w:rPr>
                <w:br/>
                <w:delText>Tomar los 11 primeros caracteres de la derecha</w:delText>
              </w:r>
            </w:del>
          </w:p>
          <w:p w14:paraId="65B6A539" w14:textId="77777777" w:rsidR="003317D1" w:rsidRPr="00633CC8" w:rsidRDefault="003317D1">
            <w:pPr>
              <w:jc w:val="left"/>
              <w:rPr>
                <w:rFonts w:cs="Arial"/>
                <w:color w:val="000000"/>
                <w:lang w:val="es-MX" w:eastAsia="es-MX"/>
              </w:rPr>
              <w:pPrChange w:id="977" w:author="Luis Adrian Benavidez [2]" w:date="2020-04-28T11:37:00Z">
                <w:pPr>
                  <w:widowControl/>
                  <w:jc w:val="left"/>
                </w:pPr>
              </w:pPrChange>
            </w:pPr>
          </w:p>
        </w:tc>
      </w:tr>
      <w:tr w:rsidR="003317D1" w:rsidRPr="00BB5A38" w14:paraId="6CD430D4" w14:textId="77777777" w:rsidTr="003317D1">
        <w:tblPrEx>
          <w:tblPrExChange w:id="978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979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80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21F3DAE" w14:textId="77777777" w:rsidR="003317D1" w:rsidRPr="00876711" w:rsidRDefault="003317D1" w:rsidP="00B10A28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981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982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7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83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38E1F58" w14:textId="77777777" w:rsidR="003317D1" w:rsidRPr="00876711" w:rsidRDefault="003317D1">
            <w:pPr>
              <w:jc w:val="left"/>
              <w:rPr>
                <w:rFonts w:cs="Arial"/>
                <w:color w:val="000000"/>
                <w:highlight w:val="yellow"/>
                <w:rPrChange w:id="984" w:author="Adriana Analia Cuenca" w:date="2023-09-25T11:51:00Z">
                  <w:rPr>
                    <w:rFonts w:cs="Arial"/>
                    <w:color w:val="000000"/>
                  </w:rPr>
                </w:rPrChange>
              </w:rPr>
              <w:pPrChange w:id="985" w:author="Luis Adrian Benavidez [2]" w:date="2020-04-28T11:23:00Z">
                <w:pPr>
                  <w:jc w:val="center"/>
                </w:pPr>
              </w:pPrChange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986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Fecha 2do.Vto.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87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E55326E" w14:textId="77777777" w:rsidR="003317D1" w:rsidRPr="00876711" w:rsidRDefault="003317D1" w:rsidP="00B10A28">
            <w:pPr>
              <w:jc w:val="center"/>
              <w:rPr>
                <w:rFonts w:cs="Arial"/>
                <w:color w:val="000000"/>
                <w:highlight w:val="yellow"/>
                <w:rPrChange w:id="988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989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N</w:t>
            </w:r>
            <w:del w:id="990" w:author="Luis Adrian Benavidez [2]" w:date="2020-04-28T11:24:00Z">
              <w:r w:rsidRPr="00876711" w:rsidDel="003317D1">
                <w:rPr>
                  <w:rFonts w:ascii="Calibri" w:hAnsi="Calibri"/>
                  <w:sz w:val="22"/>
                  <w:szCs w:val="22"/>
                  <w:highlight w:val="yellow"/>
                  <w:rPrChange w:id="991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(08)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992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57CA065" w14:textId="77777777" w:rsidR="003317D1" w:rsidRPr="00876711" w:rsidRDefault="003317D1" w:rsidP="00B10A28">
            <w:pPr>
              <w:jc w:val="center"/>
              <w:rPr>
                <w:rFonts w:ascii="Calibri" w:hAnsi="Calibri"/>
                <w:sz w:val="22"/>
                <w:szCs w:val="22"/>
                <w:highlight w:val="yellow"/>
                <w:rPrChange w:id="993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</w:pPr>
            <w:ins w:id="994" w:author="Luis Adrian Benavidez [2]" w:date="2020-04-28T11:22:00Z">
              <w:r w:rsidRPr="00876711">
                <w:rPr>
                  <w:rFonts w:ascii="Calibri" w:hAnsi="Calibri"/>
                  <w:sz w:val="22"/>
                  <w:szCs w:val="22"/>
                  <w:highlight w:val="yellow"/>
                  <w:rPrChange w:id="995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8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96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922150A" w14:textId="77777777" w:rsidR="003317D1" w:rsidRPr="00876711" w:rsidRDefault="003317D1" w:rsidP="00B10A28">
            <w:pPr>
              <w:jc w:val="center"/>
              <w:rPr>
                <w:rFonts w:cs="Arial"/>
                <w:color w:val="000000"/>
                <w:highlight w:val="yellow"/>
                <w:rPrChange w:id="997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998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061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999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B8DEC03" w14:textId="77777777" w:rsidR="003317D1" w:rsidRPr="00876711" w:rsidRDefault="003317D1" w:rsidP="00B10A28">
            <w:pPr>
              <w:jc w:val="center"/>
              <w:rPr>
                <w:rFonts w:cs="Arial"/>
                <w:color w:val="000000"/>
                <w:highlight w:val="yellow"/>
                <w:rPrChange w:id="1000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01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068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02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EA3FE97" w14:textId="7FAEFEF5" w:rsidR="003317D1" w:rsidRPr="00876711" w:rsidRDefault="003317D1" w:rsidP="00735FAF">
            <w:pPr>
              <w:rPr>
                <w:rFonts w:ascii="Calibri" w:hAnsi="Calibri"/>
                <w:sz w:val="22"/>
                <w:szCs w:val="22"/>
                <w:highlight w:val="yellow"/>
                <w:rPrChange w:id="1003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04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Valor campo SAP “</w:t>
            </w:r>
            <w:ins w:id="1005" w:author="Adriana Analia Cuenca" w:date="2023-09-22T12:06:00Z">
              <w:r w:rsidR="00FD6BDC" w:rsidRPr="00876711">
                <w:rPr>
                  <w:rFonts w:ascii="Calibri" w:hAnsi="Calibri"/>
                  <w:sz w:val="22"/>
                  <w:szCs w:val="22"/>
                  <w:highlight w:val="yellow"/>
                  <w:rPrChange w:id="1006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fec_ven2</w:t>
              </w:r>
            </w:ins>
            <w:del w:id="1007" w:author="Adriana Analia Cuenca" w:date="2023-09-22T12:06:00Z">
              <w:r w:rsidRPr="00876711" w:rsidDel="00FD6BDC">
                <w:rPr>
                  <w:rFonts w:ascii="Calibri" w:hAnsi="Calibri"/>
                  <w:sz w:val="22"/>
                  <w:szCs w:val="22"/>
                  <w:highlight w:val="yellow"/>
                  <w:rPrChange w:id="1008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Fecha de Vencimiento</w:delText>
              </w:r>
            </w:del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09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”</w:t>
            </w:r>
            <w:ins w:id="1010" w:author="Adriana Analia Cuenca" w:date="2023-09-25T11:45:00Z">
              <w:r w:rsidR="00876711" w:rsidRPr="00876711">
                <w:rPr>
                  <w:rFonts w:ascii="Calibri" w:hAnsi="Calibri"/>
                  <w:sz w:val="22"/>
                  <w:szCs w:val="22"/>
                  <w:highlight w:val="yellow"/>
                  <w:rPrChange w:id="1011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 (Pos 666 a 673)</w:t>
              </w:r>
            </w:ins>
          </w:p>
          <w:p w14:paraId="646AB5FA" w14:textId="4375DCF0" w:rsidR="003317D1" w:rsidRPr="00876711" w:rsidRDefault="003317D1" w:rsidP="00B10A28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1012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13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Formato: AAAAMMDD</w:t>
            </w:r>
            <w:ins w:id="1014" w:author="Luis Adrian Benavidez [2]" w:date="2020-04-28T12:49:00Z">
              <w:del w:id="1015" w:author="Adriana Analia Cuenca" w:date="2023-09-22T12:06:00Z">
                <w:r w:rsidR="0002282C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016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 xml:space="preserve"> mas 15 dias (corridos)</w:delText>
                </w:r>
              </w:del>
            </w:ins>
          </w:p>
        </w:tc>
      </w:tr>
      <w:tr w:rsidR="00E8790D" w:rsidRPr="00BB5A38" w14:paraId="4016DA2F" w14:textId="77777777" w:rsidTr="003317D1">
        <w:tblPrEx>
          <w:tblPrExChange w:id="1017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018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19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3621C45" w14:textId="77777777" w:rsidR="00E8790D" w:rsidRPr="00876711" w:rsidRDefault="00E8790D" w:rsidP="00E8790D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1020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21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8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22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5E3423C" w14:textId="77777777" w:rsidR="00E8790D" w:rsidRPr="00876711" w:rsidRDefault="00E8790D">
            <w:pPr>
              <w:jc w:val="left"/>
              <w:rPr>
                <w:rFonts w:cs="Arial"/>
                <w:color w:val="000000"/>
                <w:highlight w:val="yellow"/>
                <w:rPrChange w:id="1023" w:author="Adriana Analia Cuenca" w:date="2023-09-25T11:51:00Z">
                  <w:rPr>
                    <w:rFonts w:cs="Arial"/>
                    <w:color w:val="000000"/>
                  </w:rPr>
                </w:rPrChange>
              </w:rPr>
              <w:pPrChange w:id="1024" w:author="Luis Adrian Benavidez [2]" w:date="2020-04-28T11:23:00Z">
                <w:pPr>
                  <w:jc w:val="center"/>
                </w:pPr>
              </w:pPrChange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25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Importe 2do.Vto.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26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A70AFFD" w14:textId="77777777" w:rsidR="00E8790D" w:rsidRPr="00876711" w:rsidRDefault="00E8790D" w:rsidP="00E8790D">
            <w:pPr>
              <w:jc w:val="center"/>
              <w:rPr>
                <w:rFonts w:cs="Arial"/>
                <w:color w:val="000000"/>
                <w:highlight w:val="yellow"/>
                <w:rPrChange w:id="1027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28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N</w:t>
            </w:r>
            <w:del w:id="1029" w:author="Luis Adrian Benavidez [2]" w:date="2020-04-28T11:24:00Z">
              <w:r w:rsidRPr="00876711" w:rsidDel="003317D1">
                <w:rPr>
                  <w:rFonts w:ascii="Calibri" w:hAnsi="Calibri"/>
                  <w:sz w:val="22"/>
                  <w:szCs w:val="22"/>
                  <w:highlight w:val="yellow"/>
                  <w:rPrChange w:id="1030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(11)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031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01C85F4" w14:textId="77777777" w:rsidR="00E8790D" w:rsidRPr="00876711" w:rsidRDefault="00E8790D" w:rsidP="00E8790D">
            <w:pPr>
              <w:jc w:val="center"/>
              <w:rPr>
                <w:rFonts w:ascii="Calibri" w:hAnsi="Calibri"/>
                <w:sz w:val="22"/>
                <w:szCs w:val="22"/>
                <w:highlight w:val="yellow"/>
                <w:rPrChange w:id="1032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</w:pPr>
            <w:ins w:id="1033" w:author="Luis Adrian Benavidez [2]" w:date="2020-04-28T11:22:00Z">
              <w:r w:rsidRPr="00876711">
                <w:rPr>
                  <w:rFonts w:ascii="Calibri" w:hAnsi="Calibri"/>
                  <w:sz w:val="22"/>
                  <w:szCs w:val="22"/>
                  <w:highlight w:val="yellow"/>
                  <w:rPrChange w:id="1034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11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35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14BC405" w14:textId="77777777" w:rsidR="00E8790D" w:rsidRPr="00876711" w:rsidRDefault="00E8790D" w:rsidP="00E8790D">
            <w:pPr>
              <w:jc w:val="center"/>
              <w:rPr>
                <w:rFonts w:cs="Arial"/>
                <w:color w:val="000000"/>
                <w:highlight w:val="yellow"/>
                <w:rPrChange w:id="1036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37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069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38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2ABE09E" w14:textId="77777777" w:rsidR="00E8790D" w:rsidRPr="00876711" w:rsidRDefault="00E8790D" w:rsidP="00E8790D">
            <w:pPr>
              <w:jc w:val="center"/>
              <w:rPr>
                <w:rFonts w:cs="Arial"/>
                <w:color w:val="000000"/>
                <w:highlight w:val="yellow"/>
                <w:rPrChange w:id="1039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40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079</w:t>
            </w:r>
          </w:p>
        </w:tc>
        <w:tc>
          <w:tcPr>
            <w:tcW w:w="427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41" w:author="Luis Adrian Benavidez [2]" w:date="2020-04-28T11:25:00Z">
              <w:tcPr>
                <w:tcW w:w="3478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6D4B6FD" w14:textId="365C38E1" w:rsidR="00E8790D" w:rsidRPr="00876711" w:rsidDel="00E64BAC" w:rsidRDefault="00E8790D" w:rsidP="00E8790D">
            <w:pPr>
              <w:rPr>
                <w:del w:id="1042" w:author="Luis Adrian Benavidez [2]" w:date="2020-04-28T11:25:00Z"/>
                <w:rFonts w:ascii="Calibri" w:hAnsi="Calibri"/>
                <w:sz w:val="22"/>
                <w:szCs w:val="22"/>
                <w:highlight w:val="yellow"/>
                <w:rPrChange w:id="1043" w:author="Adriana Analia Cuenca" w:date="2023-09-25T11:51:00Z">
                  <w:rPr>
                    <w:del w:id="1044" w:author="Luis Adrian Benavidez [2]" w:date="2020-04-28T11:25:00Z"/>
                    <w:rFonts w:ascii="Calibri" w:hAnsi="Calibri"/>
                    <w:sz w:val="22"/>
                    <w:szCs w:val="22"/>
                  </w:rPr>
                </w:rPrChange>
              </w:rPr>
            </w:pPr>
            <w:ins w:id="1045" w:author="Luis Adrian Benavidez [2]" w:date="2020-04-28T11:37:00Z">
              <w:r w:rsidRPr="00876711">
                <w:rPr>
                  <w:rFonts w:ascii="Calibri" w:hAnsi="Calibri"/>
                  <w:sz w:val="22"/>
                  <w:szCs w:val="22"/>
                  <w:highlight w:val="yellow"/>
                </w:rPr>
                <w:t>Valor Campo SAP “</w:t>
              </w:r>
            </w:ins>
            <w:ins w:id="1046" w:author="Adriana Analia Cuenca" w:date="2023-09-22T12:04:00Z">
              <w:r w:rsidR="00FD6BDC" w:rsidRPr="00876711">
                <w:rPr>
                  <w:rFonts w:ascii="Calibri" w:hAnsi="Calibri"/>
                  <w:sz w:val="22"/>
                  <w:szCs w:val="22"/>
                  <w:highlight w:val="yellow"/>
                  <w:rPrChange w:id="1047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importe2</w:t>
              </w:r>
            </w:ins>
            <w:ins w:id="1048" w:author="Luis Adrian Benavidez [2]" w:date="2020-04-28T11:37:00Z">
              <w:del w:id="1049" w:author="Adriana Analia Cuenca" w:date="2023-09-22T12:04:00Z">
                <w:r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</w:rPr>
                  <w:delText>Importe</w:delText>
                </w:r>
              </w:del>
              <w:r w:rsidRPr="00876711">
                <w:rPr>
                  <w:rFonts w:ascii="Calibri" w:hAnsi="Calibri"/>
                  <w:sz w:val="22"/>
                  <w:szCs w:val="22"/>
                  <w:highlight w:val="yellow"/>
                </w:rPr>
                <w:t>”</w:t>
              </w:r>
            </w:ins>
            <w:ins w:id="1050" w:author="Adriana Analia Cuenca" w:date="2023-09-25T11:45:00Z">
              <w:r w:rsidR="00876711" w:rsidRPr="00876711">
                <w:rPr>
                  <w:rFonts w:ascii="Calibri" w:hAnsi="Calibri"/>
                  <w:sz w:val="22"/>
                  <w:szCs w:val="22"/>
                  <w:highlight w:val="yellow"/>
                  <w:rPrChange w:id="1051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 (Pos 674 a 686)</w:t>
              </w:r>
            </w:ins>
            <w:ins w:id="1052" w:author="Luis Adrian Benavidez [2]" w:date="2020-04-28T11:37:00Z">
              <w:r w:rsidRPr="00876711">
                <w:rPr>
                  <w:rFonts w:ascii="Calibri" w:hAnsi="Calibri"/>
                  <w:sz w:val="22"/>
                  <w:szCs w:val="22"/>
                  <w:highlight w:val="yellow"/>
                </w:rPr>
                <w:t xml:space="preserve"> 9 enteros, 2 decimales, sin separadores. Alineado a la derecha completando con ceros a la izquierda</w:t>
              </w:r>
            </w:ins>
            <w:del w:id="1053" w:author="Luis Adrian Benavidez [2]" w:date="2020-04-28T11:25:00Z">
              <w:r w:rsidRPr="00876711" w:rsidDel="00E64BAC">
                <w:rPr>
                  <w:rFonts w:ascii="Calibri" w:hAnsi="Calibri"/>
                  <w:sz w:val="22"/>
                  <w:szCs w:val="22"/>
                  <w:highlight w:val="yellow"/>
                  <w:rPrChange w:id="1054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Valor Campo SAP “Importe”</w:delText>
              </w:r>
              <w:r w:rsidRPr="00876711" w:rsidDel="00E64BAC">
                <w:rPr>
                  <w:rFonts w:ascii="Calibri" w:hAnsi="Calibri"/>
                  <w:sz w:val="22"/>
                  <w:szCs w:val="22"/>
                  <w:highlight w:val="yellow"/>
                  <w:rPrChange w:id="1055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br/>
                <w:delText>Con dos posiciones decimales separadas por coma. Si no se encuentra separador, entonces es número entero. Ejemplo: 600 = 600,00</w:delText>
              </w:r>
              <w:r w:rsidRPr="00876711" w:rsidDel="00E64BAC">
                <w:rPr>
                  <w:rFonts w:ascii="Calibri" w:hAnsi="Calibri"/>
                  <w:sz w:val="22"/>
                  <w:szCs w:val="22"/>
                  <w:highlight w:val="yellow"/>
                  <w:rPrChange w:id="1056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br/>
                <w:delText>Tomar los 11 primeros caracteres de la derecha</w:delText>
              </w:r>
            </w:del>
          </w:p>
          <w:p w14:paraId="797CB41E" w14:textId="77777777" w:rsidR="00E8790D" w:rsidRPr="00876711" w:rsidRDefault="00E8790D" w:rsidP="00E8790D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1057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</w:p>
        </w:tc>
      </w:tr>
      <w:tr w:rsidR="003317D1" w:rsidRPr="00BB5A38" w14:paraId="47E0EC13" w14:textId="77777777" w:rsidTr="003317D1">
        <w:tblPrEx>
          <w:tblPrExChange w:id="1058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059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60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7BD1D82" w14:textId="77777777" w:rsidR="003317D1" w:rsidRPr="00876711" w:rsidRDefault="003317D1" w:rsidP="003317D1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1061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62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9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3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D21D54D" w14:textId="77777777" w:rsidR="003317D1" w:rsidRPr="00876711" w:rsidRDefault="003317D1">
            <w:pPr>
              <w:jc w:val="left"/>
              <w:rPr>
                <w:rFonts w:cs="Arial"/>
                <w:color w:val="000000"/>
                <w:highlight w:val="yellow"/>
                <w:rPrChange w:id="1064" w:author="Adriana Analia Cuenca" w:date="2023-09-25T11:51:00Z">
                  <w:rPr>
                    <w:rFonts w:cs="Arial"/>
                    <w:color w:val="000000"/>
                  </w:rPr>
                </w:rPrChange>
              </w:rPr>
              <w:pPrChange w:id="1065" w:author="Luis Adrian Benavidez [2]" w:date="2020-04-28T11:23:00Z">
                <w:pPr>
                  <w:jc w:val="center"/>
                </w:pPr>
              </w:pPrChange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66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Fecha 3er.Vto.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67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600B2FA" w14:textId="77777777" w:rsidR="003317D1" w:rsidRPr="00876711" w:rsidRDefault="003317D1" w:rsidP="003317D1">
            <w:pPr>
              <w:jc w:val="center"/>
              <w:rPr>
                <w:rFonts w:cs="Arial"/>
                <w:color w:val="000000"/>
                <w:highlight w:val="yellow"/>
                <w:rPrChange w:id="1068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69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N</w:t>
            </w:r>
            <w:del w:id="1070" w:author="Luis Adrian Benavidez [2]" w:date="2020-04-28T11:24:00Z">
              <w:r w:rsidRPr="00876711" w:rsidDel="003317D1">
                <w:rPr>
                  <w:rFonts w:ascii="Calibri" w:hAnsi="Calibri"/>
                  <w:sz w:val="22"/>
                  <w:szCs w:val="22"/>
                  <w:highlight w:val="yellow"/>
                  <w:rPrChange w:id="1071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(08)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072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73DF1003" w14:textId="77777777" w:rsidR="003317D1" w:rsidRPr="00876711" w:rsidRDefault="003317D1" w:rsidP="003317D1">
            <w:pPr>
              <w:jc w:val="center"/>
              <w:rPr>
                <w:rFonts w:ascii="Calibri" w:hAnsi="Calibri"/>
                <w:sz w:val="22"/>
                <w:szCs w:val="22"/>
                <w:highlight w:val="yellow"/>
                <w:rPrChange w:id="1073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</w:pPr>
            <w:ins w:id="1074" w:author="Luis Adrian Benavidez [2]" w:date="2020-04-28T11:22:00Z">
              <w:r w:rsidRPr="00876711">
                <w:rPr>
                  <w:rFonts w:ascii="Calibri" w:hAnsi="Calibri"/>
                  <w:sz w:val="22"/>
                  <w:szCs w:val="22"/>
                  <w:highlight w:val="yellow"/>
                  <w:rPrChange w:id="1075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8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76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F763235" w14:textId="77777777" w:rsidR="003317D1" w:rsidRPr="00876711" w:rsidRDefault="003317D1" w:rsidP="003317D1">
            <w:pPr>
              <w:jc w:val="center"/>
              <w:rPr>
                <w:rFonts w:cs="Arial"/>
                <w:color w:val="000000"/>
                <w:highlight w:val="yellow"/>
                <w:rPrChange w:id="1077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78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080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79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471037C" w14:textId="77777777" w:rsidR="003317D1" w:rsidRPr="00876711" w:rsidRDefault="003317D1" w:rsidP="003317D1">
            <w:pPr>
              <w:jc w:val="center"/>
              <w:rPr>
                <w:rFonts w:cs="Arial"/>
                <w:color w:val="000000"/>
                <w:highlight w:val="yellow"/>
                <w:rPrChange w:id="1080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del w:id="1081" w:author="Luis Adrian Benavidez" w:date="2018-10-23T17:23:00Z">
              <w:r w:rsidRPr="00876711" w:rsidDel="00A075F5">
                <w:rPr>
                  <w:rFonts w:ascii="Calibri" w:hAnsi="Calibri"/>
                  <w:sz w:val="22"/>
                  <w:szCs w:val="22"/>
                  <w:highlight w:val="yellow"/>
                  <w:rPrChange w:id="1082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Valor campo SAP “Fecha de Vencimiento”</w:delText>
              </w:r>
            </w:del>
            <w:ins w:id="1083" w:author="Luis Adrian Benavidez" w:date="2018-10-23T17:23:00Z">
              <w:r w:rsidRPr="00876711">
                <w:rPr>
                  <w:rFonts w:ascii="Calibri" w:hAnsi="Calibri"/>
                  <w:sz w:val="22"/>
                  <w:szCs w:val="22"/>
                  <w:highlight w:val="yellow"/>
                  <w:rPrChange w:id="1084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087</w:t>
              </w:r>
            </w:ins>
          </w:p>
        </w:tc>
        <w:tc>
          <w:tcPr>
            <w:tcW w:w="427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085" w:author="Luis Adrian Benavidez [2]" w:date="2020-04-28T11:25:00Z">
              <w:tcPr>
                <w:tcW w:w="3478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E9F528E" w14:textId="790878E8" w:rsidR="003317D1" w:rsidRPr="00876711" w:rsidRDefault="003317D1" w:rsidP="003317D1">
            <w:pPr>
              <w:widowControl/>
              <w:jc w:val="left"/>
              <w:rPr>
                <w:ins w:id="1086" w:author="Luis Adrian Benavidez" w:date="2018-10-22T11:58:00Z"/>
                <w:rFonts w:ascii="Calibri" w:hAnsi="Calibri"/>
                <w:sz w:val="22"/>
                <w:szCs w:val="22"/>
                <w:highlight w:val="yellow"/>
                <w:rPrChange w:id="1087" w:author="Adriana Analia Cuenca" w:date="2023-09-25T11:51:00Z">
                  <w:rPr>
                    <w:ins w:id="1088" w:author="Luis Adrian Benavidez" w:date="2018-10-22T11:58:00Z"/>
                    <w:rFonts w:ascii="Calibri" w:hAnsi="Calibri"/>
                    <w:sz w:val="22"/>
                    <w:szCs w:val="22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89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Valor campo SAP “</w:t>
            </w:r>
            <w:ins w:id="1090" w:author="Adriana Analia Cuenca" w:date="2023-09-22T12:06:00Z">
              <w:r w:rsidR="00FD6BDC" w:rsidRPr="00876711">
                <w:rPr>
                  <w:rFonts w:ascii="Calibri" w:hAnsi="Calibri"/>
                  <w:sz w:val="22"/>
                  <w:szCs w:val="22"/>
                  <w:highlight w:val="yellow"/>
                  <w:rPrChange w:id="1091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fec_ve</w:t>
              </w:r>
            </w:ins>
            <w:ins w:id="1092" w:author="Adriana Analia Cuenca" w:date="2023-09-22T12:07:00Z">
              <w:r w:rsidR="00FD6BDC" w:rsidRPr="00876711">
                <w:rPr>
                  <w:rFonts w:ascii="Calibri" w:hAnsi="Calibri"/>
                  <w:sz w:val="22"/>
                  <w:szCs w:val="22"/>
                  <w:highlight w:val="yellow"/>
                  <w:rPrChange w:id="1093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n3</w:t>
              </w:r>
            </w:ins>
            <w:del w:id="1094" w:author="Adriana Analia Cuenca" w:date="2023-09-22T12:06:00Z">
              <w:r w:rsidRPr="00876711" w:rsidDel="00FD6BDC">
                <w:rPr>
                  <w:rFonts w:ascii="Calibri" w:hAnsi="Calibri"/>
                  <w:sz w:val="22"/>
                  <w:szCs w:val="22"/>
                  <w:highlight w:val="yellow"/>
                  <w:rPrChange w:id="1095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Fecha de Vencimiento</w:delText>
              </w:r>
            </w:del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096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”</w:t>
            </w:r>
            <w:ins w:id="1097" w:author="Adriana Analia Cuenca" w:date="2023-09-25T11:46:00Z">
              <w:r w:rsidR="00876711" w:rsidRPr="00876711">
                <w:rPr>
                  <w:rFonts w:ascii="Calibri" w:hAnsi="Calibri"/>
                  <w:sz w:val="22"/>
                  <w:szCs w:val="22"/>
                  <w:highlight w:val="yellow"/>
                  <w:rPrChange w:id="1098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 (Pos 687 a 694)</w:t>
              </w:r>
            </w:ins>
          </w:p>
          <w:p w14:paraId="412F1FBA" w14:textId="7FC1411C" w:rsidR="003317D1" w:rsidRPr="00876711" w:rsidRDefault="003317D1" w:rsidP="003317D1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1099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ins w:id="1100" w:author="Luis Adrian Benavidez" w:date="2018-10-22T11:58:00Z">
              <w:r w:rsidRPr="00876711">
                <w:rPr>
                  <w:rFonts w:ascii="Calibri" w:hAnsi="Calibri"/>
                  <w:sz w:val="22"/>
                  <w:szCs w:val="22"/>
                  <w:highlight w:val="yellow"/>
                  <w:rPrChange w:id="1101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Formato: AAAAMMDD</w:t>
              </w:r>
            </w:ins>
            <w:ins w:id="1102" w:author="Luis Adrian Benavidez [2]" w:date="2020-04-28T12:49:00Z">
              <w:del w:id="1103" w:author="Adriana Analia Cuenca" w:date="2023-09-22T12:07:00Z">
                <w:r w:rsidR="0002282C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04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 xml:space="preserve"> (mas </w:delText>
                </w:r>
              </w:del>
            </w:ins>
            <w:ins w:id="1105" w:author="Luis Adrian Benavidez [2]" w:date="2020-10-19T08:21:00Z">
              <w:del w:id="1106" w:author="Adriana Analia Cuenca" w:date="2023-09-22T12:07:00Z">
                <w:r w:rsidR="00E34B2F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07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>30</w:delText>
                </w:r>
              </w:del>
            </w:ins>
            <w:ins w:id="1108" w:author="Luis Adrian Benavidez [2]" w:date="2020-04-28T12:49:00Z">
              <w:del w:id="1109" w:author="Adriana Analia Cuenca" w:date="2023-09-22T12:07:00Z">
                <w:r w:rsidR="0002282C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10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 xml:space="preserve"> </w:delText>
                </w:r>
              </w:del>
            </w:ins>
            <w:ins w:id="1111" w:author="Luis Adrian Benavidez [2]" w:date="2020-10-19T08:22:00Z">
              <w:del w:id="1112" w:author="Adriana Analia Cuenca" w:date="2023-09-22T12:07:00Z">
                <w:r w:rsidR="00E34B2F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13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>días</w:delText>
                </w:r>
              </w:del>
            </w:ins>
            <w:ins w:id="1114" w:author="Luis Adrian Benavidez [2]" w:date="2020-04-28T12:49:00Z">
              <w:del w:id="1115" w:author="Adriana Analia Cuenca" w:date="2023-09-22T12:07:00Z">
                <w:r w:rsidR="0002282C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16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 xml:space="preserve"> corridos o último dia del mes</w:delText>
                </w:r>
              </w:del>
            </w:ins>
            <w:ins w:id="1117" w:author="Luis Adrian Benavidez [2]" w:date="2020-10-19T08:22:00Z">
              <w:del w:id="1118" w:author="Adriana Analia Cuenca" w:date="2023-09-22T12:07:00Z">
                <w:r w:rsidR="00E34B2F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19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 xml:space="preserve"> actual</w:delText>
                </w:r>
              </w:del>
            </w:ins>
            <w:ins w:id="1120" w:author="Luis Adrian Benavidez [2]" w:date="2020-04-28T12:49:00Z">
              <w:del w:id="1121" w:author="Adriana Analia Cuenca" w:date="2023-09-22T12:07:00Z">
                <w:r w:rsidR="0002282C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22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>)</w:delText>
                </w:r>
              </w:del>
            </w:ins>
            <w:ins w:id="1123" w:author="Luis Adrian Benavidez [2]" w:date="2020-10-19T08:21:00Z">
              <w:del w:id="1124" w:author="Adriana Analia Cuenca" w:date="2023-09-22T12:07:00Z">
                <w:r w:rsidR="00E34B2F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25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>. Si</w:delText>
                </w:r>
              </w:del>
            </w:ins>
            <w:ins w:id="1126" w:author="Luis Adrian Benavidez [2]" w:date="2020-10-19T08:22:00Z">
              <w:del w:id="1127" w:author="Adriana Analia Cuenca" w:date="2023-09-22T12:07:00Z">
                <w:r w:rsidR="00E34B2F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28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 xml:space="preserve"> la fecha es menor al día de la fecha, se tienen que agregar 5 días más a la fecha del día.  </w:delText>
                </w:r>
              </w:del>
            </w:ins>
            <w:ins w:id="1129" w:author="Luis Adrian Benavidez [2]" w:date="2020-10-19T08:21:00Z">
              <w:del w:id="1130" w:author="Adriana Analia Cuenca" w:date="2023-09-22T12:07:00Z">
                <w:r w:rsidR="00E34B2F"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  <w:rPrChange w:id="1131" w:author="Adriana Analia Cuenca" w:date="2023-09-25T11:51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 xml:space="preserve"> </w:delText>
                </w:r>
              </w:del>
            </w:ins>
          </w:p>
        </w:tc>
      </w:tr>
      <w:tr w:rsidR="00E8790D" w:rsidRPr="00BB5A38" w14:paraId="5BF48C0C" w14:textId="77777777" w:rsidTr="003317D1">
        <w:tblPrEx>
          <w:tblPrExChange w:id="1132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133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34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ACD7603" w14:textId="77777777" w:rsidR="00E8790D" w:rsidRPr="00876711" w:rsidRDefault="00E8790D" w:rsidP="00E8790D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1135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136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10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7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351426" w14:textId="77777777" w:rsidR="00E8790D" w:rsidRPr="00876711" w:rsidRDefault="00E8790D">
            <w:pPr>
              <w:jc w:val="left"/>
              <w:rPr>
                <w:rFonts w:cs="Arial"/>
                <w:color w:val="000000"/>
                <w:highlight w:val="yellow"/>
                <w:rPrChange w:id="1138" w:author="Adriana Analia Cuenca" w:date="2023-09-25T11:51:00Z">
                  <w:rPr>
                    <w:rFonts w:cs="Arial"/>
                    <w:color w:val="000000"/>
                  </w:rPr>
                </w:rPrChange>
              </w:rPr>
              <w:pPrChange w:id="1139" w:author="Luis Adrian Benavidez [2]" w:date="2020-04-28T11:23:00Z">
                <w:pPr>
                  <w:jc w:val="center"/>
                </w:pPr>
              </w:pPrChange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140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Importe 3er.Vto.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41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A52E573" w14:textId="77777777" w:rsidR="00E8790D" w:rsidRPr="00876711" w:rsidRDefault="00E8790D" w:rsidP="00E8790D">
            <w:pPr>
              <w:jc w:val="center"/>
              <w:rPr>
                <w:rFonts w:cs="Arial"/>
                <w:color w:val="000000"/>
                <w:highlight w:val="yellow"/>
                <w:rPrChange w:id="1142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143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N</w:t>
            </w:r>
            <w:del w:id="1144" w:author="Luis Adrian Benavidez [2]" w:date="2020-04-28T11:24:00Z">
              <w:r w:rsidRPr="00876711" w:rsidDel="003317D1">
                <w:rPr>
                  <w:rFonts w:ascii="Calibri" w:hAnsi="Calibri"/>
                  <w:sz w:val="22"/>
                  <w:szCs w:val="22"/>
                  <w:highlight w:val="yellow"/>
                  <w:rPrChange w:id="1145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(11)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146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93938FB" w14:textId="77777777" w:rsidR="00E8790D" w:rsidRPr="00876711" w:rsidRDefault="00E8790D" w:rsidP="00E8790D">
            <w:pPr>
              <w:jc w:val="center"/>
              <w:rPr>
                <w:rFonts w:ascii="Calibri" w:hAnsi="Calibri"/>
                <w:sz w:val="22"/>
                <w:szCs w:val="22"/>
                <w:highlight w:val="yellow"/>
                <w:rPrChange w:id="1147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</w:pPr>
            <w:ins w:id="1148" w:author="Luis Adrian Benavidez [2]" w:date="2020-04-28T11:22:00Z">
              <w:r w:rsidRPr="00876711">
                <w:rPr>
                  <w:rFonts w:ascii="Calibri" w:hAnsi="Calibri"/>
                  <w:sz w:val="22"/>
                  <w:szCs w:val="22"/>
                  <w:highlight w:val="yellow"/>
                  <w:rPrChange w:id="1149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11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50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34BC49C" w14:textId="77777777" w:rsidR="00E8790D" w:rsidRPr="00876711" w:rsidRDefault="00E8790D" w:rsidP="00E8790D">
            <w:pPr>
              <w:jc w:val="center"/>
              <w:rPr>
                <w:rFonts w:cs="Arial"/>
                <w:color w:val="000000"/>
                <w:highlight w:val="yellow"/>
                <w:rPrChange w:id="1151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152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088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53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CC25CD3" w14:textId="77777777" w:rsidR="00E8790D" w:rsidRPr="00876711" w:rsidRDefault="00E8790D" w:rsidP="00E8790D">
            <w:pPr>
              <w:jc w:val="center"/>
              <w:rPr>
                <w:rFonts w:cs="Arial"/>
                <w:color w:val="000000"/>
                <w:highlight w:val="yellow"/>
                <w:rPrChange w:id="1154" w:author="Adriana Analia Cuenca" w:date="2023-09-25T11:51:00Z">
                  <w:rPr>
                    <w:rFonts w:cs="Arial"/>
                    <w:color w:val="000000"/>
                  </w:rPr>
                </w:rPrChange>
              </w:rPr>
            </w:pPr>
            <w:r w:rsidRPr="00876711">
              <w:rPr>
                <w:rFonts w:ascii="Calibri" w:hAnsi="Calibri"/>
                <w:sz w:val="22"/>
                <w:szCs w:val="22"/>
                <w:highlight w:val="yellow"/>
                <w:rPrChange w:id="1155" w:author="Adriana Analia Cuenca" w:date="2023-09-25T11:51:00Z">
                  <w:rPr>
                    <w:rFonts w:ascii="Calibri" w:hAnsi="Calibri"/>
                    <w:sz w:val="22"/>
                    <w:szCs w:val="22"/>
                  </w:rPr>
                </w:rPrChange>
              </w:rPr>
              <w:t>098</w:t>
            </w:r>
          </w:p>
        </w:tc>
        <w:tc>
          <w:tcPr>
            <w:tcW w:w="427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56" w:author="Luis Adrian Benavidez [2]" w:date="2020-04-28T11:25:00Z">
              <w:tcPr>
                <w:tcW w:w="3478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77007C8" w14:textId="1F170D68" w:rsidR="00E8790D" w:rsidRPr="00876711" w:rsidDel="00765AF6" w:rsidRDefault="00E8790D" w:rsidP="00E8790D">
            <w:pPr>
              <w:rPr>
                <w:del w:id="1157" w:author="Luis Adrian Benavidez [2]" w:date="2020-04-28T11:25:00Z"/>
                <w:rFonts w:ascii="Calibri" w:hAnsi="Calibri"/>
                <w:sz w:val="22"/>
                <w:szCs w:val="22"/>
                <w:highlight w:val="yellow"/>
                <w:rPrChange w:id="1158" w:author="Adriana Analia Cuenca" w:date="2023-09-25T11:51:00Z">
                  <w:rPr>
                    <w:del w:id="1159" w:author="Luis Adrian Benavidez [2]" w:date="2020-04-28T11:25:00Z"/>
                    <w:rFonts w:ascii="Calibri" w:hAnsi="Calibri"/>
                    <w:sz w:val="22"/>
                    <w:szCs w:val="22"/>
                  </w:rPr>
                </w:rPrChange>
              </w:rPr>
            </w:pPr>
            <w:ins w:id="1160" w:author="Luis Adrian Benavidez [2]" w:date="2020-04-28T11:37:00Z">
              <w:r w:rsidRPr="00876711">
                <w:rPr>
                  <w:rFonts w:ascii="Calibri" w:hAnsi="Calibri"/>
                  <w:sz w:val="22"/>
                  <w:szCs w:val="22"/>
                  <w:highlight w:val="yellow"/>
                </w:rPr>
                <w:t>Valor Campo SAP “</w:t>
              </w:r>
            </w:ins>
            <w:ins w:id="1161" w:author="Adriana Analia Cuenca" w:date="2023-09-22T12:05:00Z">
              <w:r w:rsidR="00FD6BDC" w:rsidRPr="00876711">
                <w:rPr>
                  <w:rFonts w:ascii="Calibri" w:hAnsi="Calibri"/>
                  <w:sz w:val="22"/>
                  <w:szCs w:val="22"/>
                  <w:highlight w:val="yellow"/>
                  <w:rPrChange w:id="1162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importe3</w:t>
              </w:r>
            </w:ins>
            <w:ins w:id="1163" w:author="Luis Adrian Benavidez [2]" w:date="2020-04-28T11:37:00Z">
              <w:del w:id="1164" w:author="Adriana Analia Cuenca" w:date="2023-09-22T12:05:00Z">
                <w:r w:rsidRPr="00876711" w:rsidDel="00FD6BDC">
                  <w:rPr>
                    <w:rFonts w:ascii="Calibri" w:hAnsi="Calibri"/>
                    <w:sz w:val="22"/>
                    <w:szCs w:val="22"/>
                    <w:highlight w:val="yellow"/>
                  </w:rPr>
                  <w:delText>Importe</w:delText>
                </w:r>
              </w:del>
              <w:r w:rsidRPr="00876711">
                <w:rPr>
                  <w:rFonts w:ascii="Calibri" w:hAnsi="Calibri"/>
                  <w:sz w:val="22"/>
                  <w:szCs w:val="22"/>
                  <w:highlight w:val="yellow"/>
                </w:rPr>
                <w:t>”</w:t>
              </w:r>
            </w:ins>
            <w:ins w:id="1165" w:author="Adriana Analia Cuenca" w:date="2023-09-25T11:50:00Z">
              <w:r w:rsidR="00876711" w:rsidRPr="00876711">
                <w:rPr>
                  <w:rFonts w:ascii="Calibri" w:hAnsi="Calibri"/>
                  <w:sz w:val="22"/>
                  <w:szCs w:val="22"/>
                  <w:highlight w:val="yellow"/>
                  <w:rPrChange w:id="1166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 </w:t>
              </w:r>
              <w:r w:rsidR="00876711" w:rsidRPr="00876711">
                <w:rPr>
                  <w:rFonts w:cs="Arial"/>
                  <w:color w:val="000000"/>
                  <w:highlight w:val="yellow"/>
                  <w:lang w:val="es-MX" w:eastAsia="es-MX"/>
                  <w:rPrChange w:id="1167" w:author="Adriana Analia Cuenca" w:date="2023-09-25T11:51:00Z">
                    <w:rPr>
                      <w:rFonts w:cs="Arial"/>
                      <w:color w:val="000000"/>
                      <w:lang w:val="es-MX" w:eastAsia="es-MX"/>
                    </w:rPr>
                  </w:rPrChange>
                </w:rPr>
                <w:t>(Pos 695 a 707)</w:t>
              </w:r>
            </w:ins>
            <w:ins w:id="1168" w:author="Luis Adrian Benavidez [2]" w:date="2020-04-28T11:37:00Z">
              <w:r w:rsidRPr="00876711">
                <w:rPr>
                  <w:rFonts w:ascii="Calibri" w:hAnsi="Calibri"/>
                  <w:sz w:val="22"/>
                  <w:szCs w:val="22"/>
                  <w:highlight w:val="yellow"/>
                </w:rPr>
                <w:t xml:space="preserve"> 9 enteros, 2 decimales, sin separadores. Alineado a la derecha completando con ceros a la izquierda</w:t>
              </w:r>
            </w:ins>
            <w:del w:id="1169" w:author="Luis Adrian Benavidez [2]" w:date="2020-04-28T11:25:00Z">
              <w:r w:rsidRPr="00876711" w:rsidDel="00765AF6">
                <w:rPr>
                  <w:rFonts w:ascii="Calibri" w:hAnsi="Calibri"/>
                  <w:sz w:val="22"/>
                  <w:szCs w:val="22"/>
                  <w:highlight w:val="yellow"/>
                  <w:rPrChange w:id="1170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Valor Campo SAP “Importe”</w:delText>
              </w:r>
              <w:r w:rsidRPr="00876711" w:rsidDel="00765AF6">
                <w:rPr>
                  <w:rFonts w:ascii="Calibri" w:hAnsi="Calibri"/>
                  <w:sz w:val="22"/>
                  <w:szCs w:val="22"/>
                  <w:highlight w:val="yellow"/>
                  <w:rPrChange w:id="1171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br/>
                <w:delText>Con dos posiciones decimales separadas por coma. Si no se encuentra separador, entonces es número entero. Ejemplo: 600 = 600,00</w:delText>
              </w:r>
              <w:r w:rsidRPr="00876711" w:rsidDel="00765AF6">
                <w:rPr>
                  <w:rFonts w:ascii="Calibri" w:hAnsi="Calibri"/>
                  <w:sz w:val="22"/>
                  <w:szCs w:val="22"/>
                  <w:highlight w:val="yellow"/>
                  <w:rPrChange w:id="1172" w:author="Adriana Analia Cuenca" w:date="2023-09-25T11:51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br/>
                <w:delText>Tomar los 11 primeros caracteres de la derecha</w:delText>
              </w:r>
            </w:del>
          </w:p>
          <w:p w14:paraId="2FE76AAF" w14:textId="77777777" w:rsidR="00E8790D" w:rsidRPr="00876711" w:rsidRDefault="00E8790D" w:rsidP="00E8790D">
            <w:pPr>
              <w:widowControl/>
              <w:jc w:val="left"/>
              <w:rPr>
                <w:rFonts w:cs="Arial"/>
                <w:color w:val="000000"/>
                <w:highlight w:val="yellow"/>
                <w:lang w:val="es-MX" w:eastAsia="es-MX"/>
                <w:rPrChange w:id="1173" w:author="Adriana Analia Cuenca" w:date="2023-09-25T11:51:00Z">
                  <w:rPr>
                    <w:rFonts w:cs="Arial"/>
                    <w:color w:val="000000"/>
                    <w:lang w:val="es-MX" w:eastAsia="es-MX"/>
                  </w:rPr>
                </w:rPrChange>
              </w:rPr>
            </w:pPr>
          </w:p>
        </w:tc>
      </w:tr>
      <w:tr w:rsidR="003317D1" w:rsidRPr="00BB5A38" w14:paraId="036BF75D" w14:textId="77777777" w:rsidTr="003317D1">
        <w:tblPrEx>
          <w:tblPrExChange w:id="1174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175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76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FAD8558" w14:textId="77777777" w:rsidR="003317D1" w:rsidRPr="00A540D4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11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77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EE16AC4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1178" w:author="Luis Adrian Benavidez [2]" w:date="2020-04-28T11:23:00Z">
                <w:pPr>
                  <w:jc w:val="center"/>
                </w:pPr>
              </w:pPrChange>
            </w:pPr>
            <w:r>
              <w:rPr>
                <w:rFonts w:ascii="Calibri" w:hAnsi="Calibri"/>
                <w:sz w:val="22"/>
                <w:szCs w:val="22"/>
              </w:rPr>
              <w:t>Filler1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79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8C9CD53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180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(1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9)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181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30D6C71D" w14:textId="77777777" w:rsidR="003317D1" w:rsidRPr="006B7A93" w:rsidRDefault="003317D1" w:rsidP="003317D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182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19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83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AA174D5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099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84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F0BEC4A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</w:t>
            </w:r>
            <w:r>
              <w:rPr>
                <w:rFonts w:ascii="Calibri" w:hAnsi="Calibri"/>
                <w:sz w:val="22"/>
                <w:szCs w:val="22"/>
              </w:rPr>
              <w:t>17</w:t>
            </w:r>
          </w:p>
        </w:tc>
        <w:tc>
          <w:tcPr>
            <w:tcW w:w="427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85" w:author="Luis Adrian Benavidez [2]" w:date="2020-04-28T11:25:00Z">
              <w:tcPr>
                <w:tcW w:w="3478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774B5B6" w14:textId="77777777" w:rsidR="003317D1" w:rsidRPr="00633CC8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>Completar con ceros (0)</w:t>
            </w:r>
          </w:p>
        </w:tc>
      </w:tr>
      <w:tr w:rsidR="003317D1" w:rsidRPr="00BB5A38" w14:paraId="4445FE8B" w14:textId="77777777" w:rsidTr="003317D1">
        <w:tblPrEx>
          <w:tblPrExChange w:id="1186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187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88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5FFD6201" w14:textId="77777777" w:rsidR="003317D1" w:rsidRPr="00A540D4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</w:t>
            </w: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89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A5BB8C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1190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Nro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  <w:r w:rsidRPr="006B7A93">
              <w:rPr>
                <w:rFonts w:ascii="Calibri" w:hAnsi="Calibri"/>
                <w:sz w:val="22"/>
                <w:szCs w:val="22"/>
              </w:rPr>
              <w:t>Referencia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Ant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91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F18B503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AN</w:t>
            </w:r>
            <w:del w:id="1192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19)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193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1E5150D" w14:textId="77777777" w:rsidR="003317D1" w:rsidRPr="006B7A93" w:rsidRDefault="003317D1" w:rsidP="003317D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194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19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95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C6548FF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118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96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4AE3E19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136</w:t>
            </w:r>
          </w:p>
        </w:tc>
        <w:tc>
          <w:tcPr>
            <w:tcW w:w="427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197" w:author="Luis Adrian Benavidez [2]" w:date="2020-04-28T11:25:00Z">
              <w:tcPr>
                <w:tcW w:w="3478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B910872" w14:textId="77777777" w:rsidR="003317D1" w:rsidRPr="00633CC8" w:rsidDel="00E8790D" w:rsidRDefault="00E8790D" w:rsidP="003317D1">
            <w:pPr>
              <w:widowControl/>
              <w:jc w:val="left"/>
              <w:rPr>
                <w:del w:id="1198" w:author="Luis Adrian Benavidez [2]" w:date="2020-04-28T11:38:00Z"/>
                <w:rFonts w:ascii="Calibri" w:hAnsi="Calibri"/>
                <w:sz w:val="22"/>
                <w:szCs w:val="22"/>
              </w:rPr>
            </w:pPr>
            <w:ins w:id="1199" w:author="Luis Adrian Benavidez [2]" w:date="2020-04-28T11:38:00Z">
              <w:r w:rsidRPr="00633CC8">
                <w:rPr>
                  <w:rFonts w:ascii="Calibri" w:hAnsi="Calibri"/>
                  <w:sz w:val="22"/>
                  <w:szCs w:val="22"/>
                  <w:rPrChange w:id="1200" w:author="Laura Elena Balmaceda Valdez" w:date="2020-05-27T17:01:00Z">
                    <w:rPr>
                      <w:rFonts w:ascii="Calibri" w:hAnsi="Calibri"/>
                      <w:sz w:val="22"/>
                      <w:szCs w:val="22"/>
                      <w:highlight w:val="yellow"/>
                    </w:rPr>
                  </w:rPrChange>
                </w:rPr>
                <w:t>Valor Campo SAP “</w:t>
              </w:r>
            </w:ins>
            <w:ins w:id="1201" w:author="Luis Adrian Benavidez [2]" w:date="2020-04-29T08:47:00Z">
              <w:r w:rsidR="00D3792D" w:rsidRPr="00633CC8">
                <w:rPr>
                  <w:rFonts w:ascii="Calibri" w:hAnsi="Calibri"/>
                  <w:b/>
                  <w:bCs/>
                  <w:sz w:val="22"/>
                  <w:szCs w:val="22"/>
                  <w:rPrChange w:id="1202" w:author="Laura Elena Balmaceda Valdez" w:date="2020-05-27T17:01:00Z">
                    <w:rPr>
                      <w:rFonts w:ascii="Calibri" w:hAnsi="Calibri"/>
                      <w:sz w:val="22"/>
                      <w:szCs w:val="22"/>
                      <w:highlight w:val="yellow"/>
                    </w:rPr>
                  </w:rPrChange>
                </w:rPr>
                <w:t>Mensaje</w:t>
              </w:r>
            </w:ins>
            <w:ins w:id="1203" w:author="Luis Adrian Benavidez [2]" w:date="2020-04-28T11:38:00Z">
              <w:r w:rsidRPr="00633CC8">
                <w:rPr>
                  <w:rFonts w:ascii="Calibri" w:hAnsi="Calibri"/>
                  <w:sz w:val="22"/>
                  <w:szCs w:val="22"/>
                  <w:rPrChange w:id="1204" w:author="Laura Elena Balmaceda Valdez" w:date="2020-05-27T17:01:00Z">
                    <w:rPr>
                      <w:rFonts w:ascii="Calibri" w:hAnsi="Calibri"/>
                      <w:sz w:val="22"/>
                      <w:szCs w:val="22"/>
                      <w:highlight w:val="yellow"/>
                    </w:rPr>
                  </w:rPrChange>
                </w:rPr>
                <w:t>”. Alineado a la izquierda completando con espacios a la derecha.</w:t>
              </w:r>
            </w:ins>
            <w:del w:id="1205" w:author="Luis Adrian Benavidez [2]" w:date="2020-04-28T11:38:00Z">
              <w:r w:rsidR="003317D1" w:rsidRPr="00633CC8" w:rsidDel="00E8790D">
                <w:rPr>
                  <w:rFonts w:ascii="Calibri" w:hAnsi="Calibri"/>
                  <w:sz w:val="22"/>
                  <w:szCs w:val="22"/>
                </w:rPr>
                <w:delText>Valor Campo SAP “Referencia”</w:delText>
              </w:r>
            </w:del>
          </w:p>
          <w:p w14:paraId="75FDBC33" w14:textId="77777777" w:rsidR="003317D1" w:rsidRPr="00633CC8" w:rsidDel="00E8790D" w:rsidRDefault="003317D1" w:rsidP="003317D1">
            <w:pPr>
              <w:widowControl/>
              <w:jc w:val="left"/>
              <w:rPr>
                <w:del w:id="1206" w:author="Luis Adrian Benavidez [2]" w:date="2020-04-28T11:38:00Z"/>
                <w:rFonts w:ascii="Calibri" w:hAnsi="Calibri"/>
                <w:sz w:val="22"/>
                <w:szCs w:val="22"/>
              </w:rPr>
            </w:pPr>
          </w:p>
          <w:p w14:paraId="2229F8F9" w14:textId="77777777" w:rsidR="003317D1" w:rsidRPr="00633CC8" w:rsidDel="00E8790D" w:rsidRDefault="003317D1" w:rsidP="003317D1">
            <w:pPr>
              <w:widowControl/>
              <w:jc w:val="left"/>
              <w:rPr>
                <w:ins w:id="1207" w:author="Luis Adrian Benavidez" w:date="2018-10-22T12:07:00Z"/>
                <w:del w:id="1208" w:author="Luis Adrian Benavidez [2]" w:date="2020-04-28T11:38:00Z"/>
                <w:rFonts w:ascii="Calibri" w:hAnsi="Calibri"/>
                <w:sz w:val="22"/>
                <w:szCs w:val="22"/>
              </w:rPr>
            </w:pPr>
            <w:del w:id="1209" w:author="Luis Adrian Benavidez [2]" w:date="2020-04-28T11:38:00Z">
              <w:r w:rsidRPr="00633CC8" w:rsidDel="00E8790D">
                <w:rPr>
                  <w:rFonts w:ascii="Calibri" w:hAnsi="Calibri"/>
                  <w:sz w:val="22"/>
                  <w:szCs w:val="22"/>
                </w:rPr>
                <w:delText>Tomar los primeros 19 caracteres de la derecha</w:delText>
              </w:r>
            </w:del>
          </w:p>
          <w:p w14:paraId="3F413974" w14:textId="77777777" w:rsidR="003317D1" w:rsidRPr="00633CC8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ins w:id="1210" w:author="Luis Adrian Benavidez" w:date="2018-10-22T12:07:00Z">
              <w:del w:id="1211" w:author="Luis Adrian Benavidez [2]" w:date="2020-04-28T11:38:00Z">
                <w:r w:rsidRPr="00633CC8" w:rsidDel="00E8790D">
                  <w:rPr>
                    <w:rFonts w:asciiTheme="minorHAnsi" w:hAnsiTheme="minorHAnsi" w:cstheme="minorHAnsi"/>
                    <w:sz w:val="22"/>
                    <w:szCs w:val="22"/>
                  </w:rPr>
                  <w:delText>se completa con ceros a la i</w:delText>
                </w:r>
              </w:del>
            </w:ins>
            <w:ins w:id="1212" w:author="Luis Adrian Benavidez" w:date="2018-10-22T12:08:00Z">
              <w:del w:id="1213" w:author="Luis Adrian Benavidez [2]" w:date="2020-04-28T11:38:00Z">
                <w:r w:rsidRPr="00633CC8" w:rsidDel="00E8790D">
                  <w:rPr>
                    <w:rFonts w:asciiTheme="minorHAnsi" w:hAnsiTheme="minorHAnsi" w:cstheme="minorHAnsi"/>
                    <w:sz w:val="22"/>
                    <w:szCs w:val="22"/>
                  </w:rPr>
                  <w:delText>z</w:delText>
                </w:r>
              </w:del>
            </w:ins>
            <w:ins w:id="1214" w:author="Luis Adrian Benavidez" w:date="2018-10-22T12:07:00Z">
              <w:del w:id="1215" w:author="Luis Adrian Benavidez [2]" w:date="2020-04-28T11:38:00Z">
                <w:r w:rsidRPr="00633CC8" w:rsidDel="00E8790D">
                  <w:rPr>
                    <w:rFonts w:asciiTheme="minorHAnsi" w:hAnsiTheme="minorHAnsi" w:cstheme="minorHAnsi"/>
                    <w:sz w:val="22"/>
                    <w:szCs w:val="22"/>
                  </w:rPr>
                  <w:delText>quierda</w:delText>
                </w:r>
              </w:del>
            </w:ins>
          </w:p>
        </w:tc>
      </w:tr>
      <w:tr w:rsidR="003317D1" w:rsidRPr="00BB5A38" w14:paraId="7A6750E5" w14:textId="77777777" w:rsidTr="003317D1">
        <w:tblPrEx>
          <w:tblPrExChange w:id="1216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217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18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C42E772" w14:textId="77777777" w:rsidR="003317D1" w:rsidRPr="00A540D4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13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19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DB5EF29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1220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Mensaje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Ticket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21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7A4BD35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A</w:t>
            </w:r>
            <w:ins w:id="1222" w:author="Luis Adrian Benavidez [2]" w:date="2020-04-28T11:24:00Z">
              <w:r>
                <w:rPr>
                  <w:rFonts w:ascii="Calibri" w:hAnsi="Calibri"/>
                  <w:sz w:val="22"/>
                  <w:szCs w:val="22"/>
                </w:rPr>
                <w:t>N</w:t>
              </w:r>
            </w:ins>
            <w:del w:id="1223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N(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40)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224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5FB4E67" w14:textId="77777777" w:rsidR="003317D1" w:rsidRPr="006B7A93" w:rsidRDefault="003317D1" w:rsidP="003317D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225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40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26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24FBAF72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137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27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6865CB6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176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228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4B9FAA14" w14:textId="77777777" w:rsidR="002608AD" w:rsidRPr="00E34B2F" w:rsidRDefault="003317D1" w:rsidP="003317D1">
            <w:pPr>
              <w:widowControl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MX" w:eastAsia="es-MX"/>
                <w:rPrChange w:id="1229" w:author="Luis Adrian Benavidez [2]" w:date="2020-10-19T08:20:00Z">
                  <w:rPr>
                    <w:rFonts w:asciiTheme="minorHAnsi" w:hAnsiTheme="minorHAnsi" w:cstheme="minorHAnsi"/>
                    <w:color w:val="000000"/>
                    <w:sz w:val="22"/>
                    <w:szCs w:val="22"/>
                    <w:lang w:val="es-MX" w:eastAsia="es-MX"/>
                  </w:rPr>
                </w:rPrChange>
              </w:rPr>
            </w:pPr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>Se tomarán los valores de los Campos Sap</w:t>
            </w:r>
            <w:ins w:id="1230" w:author="Luis Adrian Benavidez [2]" w:date="2020-10-19T08:20:00Z">
              <w:r w:rsidR="00E34B2F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t xml:space="preserve">, </w:t>
              </w:r>
              <w:r w:rsidR="00E34B2F" w:rsidRPr="00E34B2F">
                <w:rPr>
                  <w:rFonts w:asciiTheme="minorHAnsi" w:hAnsiTheme="minorHAnsi" w:cstheme="minorHAnsi"/>
                  <w:b/>
                  <w:bCs/>
                  <w:color w:val="000000"/>
                  <w:sz w:val="22"/>
                  <w:szCs w:val="22"/>
                  <w:lang w:val="es-MX" w:eastAsia="es-MX"/>
                  <w:rPrChange w:id="1231" w:author="Luis Adrian Benavidez [2]" w:date="2020-10-19T08:20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s-MX" w:eastAsia="es-MX"/>
                    </w:rPr>
                  </w:rPrChange>
                </w:rPr>
                <w:t>en este campo se tienen que aceptar caracteres especiales</w:t>
              </w:r>
            </w:ins>
            <w:ins w:id="1232" w:author="Luis Adrian Benavidez [2]" w:date="2020-10-19T08:51:00Z">
              <w:r w:rsidR="002608AD">
                <w:rPr>
                  <w:rFonts w:asciiTheme="minorHAnsi" w:hAnsiTheme="minorHAnsi" w:cstheme="minorHAnsi"/>
                  <w:b/>
                  <w:bCs/>
                  <w:color w:val="000000"/>
                  <w:sz w:val="22"/>
                  <w:szCs w:val="22"/>
                  <w:lang w:val="es-MX" w:eastAsia="es-MX"/>
                </w:rPr>
                <w:t>, y mapear sin acento las vocales.</w:t>
              </w:r>
            </w:ins>
            <w:del w:id="1233" w:author="Luis Adrian Benavidez [2]" w:date="2020-10-19T08:20:00Z">
              <w:r w:rsidRPr="00E34B2F" w:rsidDel="00E34B2F">
                <w:rPr>
                  <w:rFonts w:asciiTheme="minorHAnsi" w:hAnsiTheme="minorHAnsi" w:cstheme="minorHAnsi"/>
                  <w:b/>
                  <w:bCs/>
                  <w:color w:val="000000"/>
                  <w:sz w:val="22"/>
                  <w:szCs w:val="22"/>
                  <w:lang w:val="es-MX" w:eastAsia="es-MX"/>
                  <w:rPrChange w:id="1234" w:author="Luis Adrian Benavidez [2]" w:date="2020-10-19T08:20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s-MX" w:eastAsia="es-MX"/>
                    </w:rPr>
                  </w:rPrChange>
                </w:rPr>
                <w:delText xml:space="preserve"> </w:delText>
              </w:r>
            </w:del>
          </w:p>
          <w:p w14:paraId="474C93B0" w14:textId="77777777" w:rsidR="003317D1" w:rsidRPr="00633CC8" w:rsidRDefault="003317D1" w:rsidP="003317D1">
            <w:pPr>
              <w:widowControl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</w:pPr>
          </w:p>
          <w:p w14:paraId="5FCA9948" w14:textId="77777777" w:rsidR="003317D1" w:rsidRPr="00633CC8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33CC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MX" w:eastAsia="es-MX"/>
                <w:rPrChange w:id="1235" w:author="Laura Elena Balmaceda Valdez" w:date="2020-05-27T17:01:00Z">
                  <w:rPr>
                    <w:rFonts w:asciiTheme="minorHAnsi" w:hAnsiTheme="minorHAnsi" w:cstheme="minorHAnsi"/>
                    <w:color w:val="000000"/>
                    <w:sz w:val="22"/>
                    <w:szCs w:val="22"/>
                    <w:lang w:val="es-MX" w:eastAsia="es-MX"/>
                  </w:rPr>
                </w:rPrChange>
              </w:rPr>
              <w:t>Descripción del ramo</w:t>
            </w:r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 xml:space="preserve"> (los 4 primeros caracteres de la Izquierda</w:t>
            </w:r>
            <w:ins w:id="1236" w:author="Luis Adrian Benavidez [2]" w:date="2020-04-28T11:43:00Z">
              <w:r w:rsidR="00E8790D" w:rsidRPr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t xml:space="preserve"> en </w:t>
              </w:r>
            </w:ins>
            <w:ins w:id="1237" w:author="Luis Adrian Benavidez [2]" w:date="2020-04-28T11:44:00Z">
              <w:r w:rsidR="00E8790D" w:rsidRPr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t>mayúsculas</w:t>
              </w:r>
            </w:ins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>) &amp;</w:t>
            </w:r>
            <w:ins w:id="1238" w:author="Luis Adrian Benavidez [2]" w:date="2020-04-28T12:52:00Z">
              <w:r w:rsidR="007D39CD" w:rsidRPr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  <w:rPrChange w:id="1239" w:author="Laura Elena Balmaceda Valdez" w:date="2020-05-27T17:01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 xml:space="preserve"> 1 espacio &amp; </w:t>
              </w:r>
            </w:ins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 xml:space="preserve">" Pza" &amp; </w:t>
            </w:r>
            <w:r w:rsidRPr="00633CC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MX" w:eastAsia="es-MX"/>
                <w:rPrChange w:id="1240" w:author="Laura Elena Balmaceda Valdez" w:date="2020-05-27T17:01:00Z">
                  <w:rPr>
                    <w:rFonts w:asciiTheme="minorHAnsi" w:hAnsiTheme="minorHAnsi" w:cstheme="minorHAnsi"/>
                    <w:color w:val="000000"/>
                    <w:sz w:val="22"/>
                    <w:szCs w:val="22"/>
                    <w:lang w:val="es-MX" w:eastAsia="es-MX"/>
                  </w:rPr>
                </w:rPrChange>
              </w:rPr>
              <w:t>Nro de Poliza</w:t>
            </w:r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 xml:space="preserve"> </w:t>
            </w:r>
            <w:del w:id="1241" w:author="Luis Adrian Benavidez [2]" w:date="2020-04-28T12:53:00Z">
              <w:r w:rsidRPr="00633CC8" w:rsidDel="007D39C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>(</w:delText>
              </w:r>
            </w:del>
            <w:del w:id="1242" w:author="Luis Adrian Benavidez [2]" w:date="2020-04-28T11:44:00Z">
              <w:r w:rsidRPr="00633CC8" w:rsidDel="00E8790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>los 6 primeros caracteres de la derecha</w:delText>
              </w:r>
            </w:del>
            <w:del w:id="1243" w:author="Luis Adrian Benavidez [2]" w:date="2020-04-28T12:53:00Z">
              <w:r w:rsidRPr="00633CC8" w:rsidDel="007D39C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 xml:space="preserve">) </w:delText>
              </w:r>
            </w:del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>&amp;</w:t>
            </w:r>
            <w:ins w:id="1244" w:author="Luis Adrian Benavidez [2]" w:date="2020-04-28T12:53:00Z">
              <w:r w:rsidR="007D39CD" w:rsidRPr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  <w:rPrChange w:id="1245" w:author="Laura Elena Balmaceda Valdez" w:date="2020-05-27T17:01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 xml:space="preserve"> 1 espacio &amp; </w:t>
              </w:r>
            </w:ins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 xml:space="preserve">" Rec" &amp; </w:t>
            </w:r>
            <w:r w:rsidRPr="00633CC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MX" w:eastAsia="es-MX"/>
                <w:rPrChange w:id="1246" w:author="Laura Elena Balmaceda Valdez" w:date="2020-05-27T17:01:00Z">
                  <w:rPr>
                    <w:rFonts w:asciiTheme="minorHAnsi" w:hAnsiTheme="minorHAnsi" w:cstheme="minorHAnsi"/>
                    <w:color w:val="000000"/>
                    <w:sz w:val="22"/>
                    <w:szCs w:val="22"/>
                    <w:lang w:val="es-MX" w:eastAsia="es-MX"/>
                  </w:rPr>
                </w:rPrChange>
              </w:rPr>
              <w:t>nro de Recibo</w:t>
            </w:r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 xml:space="preserve"> </w:t>
            </w:r>
            <w:del w:id="1247" w:author="Luis Adrian Benavidez [2]" w:date="2020-04-28T12:53:00Z">
              <w:r w:rsidRPr="00633CC8" w:rsidDel="007D39C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>(</w:delText>
              </w:r>
            </w:del>
            <w:del w:id="1248" w:author="Luis Adrian Benavidez [2]" w:date="2020-04-28T11:44:00Z">
              <w:r w:rsidRPr="00633CC8" w:rsidDel="00E8790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>los 9 primeros caracteres de la derecha</w:delText>
              </w:r>
            </w:del>
            <w:del w:id="1249" w:author="Luis Adrian Benavidez [2]" w:date="2020-04-28T12:53:00Z">
              <w:r w:rsidRPr="00633CC8" w:rsidDel="007D39C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 xml:space="preserve">) </w:delText>
              </w:r>
            </w:del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>&amp;</w:t>
            </w:r>
            <w:ins w:id="1250" w:author="Luis Adrian Benavidez [2]" w:date="2020-04-28T12:53:00Z">
              <w:r w:rsidR="007D39CD" w:rsidRPr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  <w:rPrChange w:id="1251" w:author="Laura Elena Balmaceda Valdez" w:date="2020-05-27T17:01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 xml:space="preserve"> 1 espacio &amp; </w:t>
              </w:r>
            </w:ins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 xml:space="preserve">" Cta" </w:t>
            </w:r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lastRenderedPageBreak/>
              <w:t xml:space="preserve">&amp; </w:t>
            </w:r>
            <w:r w:rsidRPr="00633CC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MX" w:eastAsia="es-MX"/>
                <w:rPrChange w:id="1252" w:author="Laura Elena Balmaceda Valdez" w:date="2020-05-27T17:01:00Z">
                  <w:rPr>
                    <w:rFonts w:asciiTheme="minorHAnsi" w:hAnsiTheme="minorHAnsi" w:cstheme="minorHAnsi"/>
                    <w:color w:val="000000"/>
                    <w:sz w:val="22"/>
                    <w:szCs w:val="22"/>
                    <w:lang w:val="es-MX" w:eastAsia="es-MX"/>
                  </w:rPr>
                </w:rPrChange>
              </w:rPr>
              <w:t>nro de cuota</w:t>
            </w:r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 xml:space="preserve"> </w:t>
            </w:r>
            <w:del w:id="1253" w:author="Luis Adrian Benavidez [2]" w:date="2020-04-28T11:44:00Z">
              <w:r w:rsidRPr="00633CC8" w:rsidDel="00E8790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>(los 2 primeros caracteres de la derecha</w:delText>
              </w:r>
            </w:del>
            <w:del w:id="1254" w:author="Luis Adrian Benavidez [2]" w:date="2020-04-28T12:53:00Z">
              <w:r w:rsidRPr="00633CC8" w:rsidDel="007D39CD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</w:rPr>
                <w:delText xml:space="preserve">) </w:delText>
              </w:r>
            </w:del>
            <w:r w:rsidRPr="00633CC8"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  <w:t>&amp; completar hasta 40 caracteres con espacios a la derecha</w:t>
            </w:r>
          </w:p>
        </w:tc>
      </w:tr>
      <w:tr w:rsidR="003317D1" w:rsidRPr="00BB5A38" w14:paraId="1DD48730" w14:textId="77777777" w:rsidTr="003317D1">
        <w:tblPrEx>
          <w:tblPrExChange w:id="1255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256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57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897570D" w14:textId="77777777" w:rsidR="003317D1" w:rsidRPr="00A540D4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14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8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0F3834A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1259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Mensaje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Pantalla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60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9006122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AN</w:t>
            </w:r>
            <w:del w:id="1261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15)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262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E9B387B" w14:textId="77777777" w:rsidR="003317D1" w:rsidRPr="006B7A93" w:rsidRDefault="003317D1" w:rsidP="003317D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263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15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64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3D2AC70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177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65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42E11CA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191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66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66D48B3" w14:textId="77777777" w:rsidR="003317D1" w:rsidRPr="00633CC8" w:rsidDel="005D74B7" w:rsidRDefault="005D74B7" w:rsidP="003317D1">
            <w:pPr>
              <w:widowControl/>
              <w:jc w:val="left"/>
              <w:rPr>
                <w:del w:id="1267" w:author="Luis Adrian Benavidez [2]" w:date="2020-04-28T11:46:00Z"/>
                <w:rFonts w:asciiTheme="minorHAnsi" w:hAnsiTheme="minorHAnsi" w:cstheme="minorHAnsi"/>
                <w:sz w:val="22"/>
                <w:szCs w:val="22"/>
              </w:rPr>
            </w:pPr>
            <w:ins w:id="1268" w:author="Luis Adrian Benavidez [2]" w:date="2020-04-28T11:46:00Z">
              <w:r w:rsidRPr="00633CC8">
                <w:rPr>
                  <w:rFonts w:asciiTheme="minorHAnsi" w:hAnsiTheme="minorHAnsi" w:cstheme="minorHAnsi"/>
                  <w:b/>
                  <w:bCs/>
                  <w:color w:val="000000"/>
                  <w:sz w:val="22"/>
                  <w:szCs w:val="22"/>
                  <w:lang w:val="es-MX" w:eastAsia="es-MX"/>
                  <w:rPrChange w:id="1269" w:author="Laura Elena Balmaceda Valdez" w:date="2020-05-27T17:01:00Z">
                    <w:rPr>
                      <w:rFonts w:asciiTheme="minorHAnsi" w:hAnsiTheme="minorHAnsi" w:cstheme="minorHAnsi"/>
                      <w:b/>
                      <w:bCs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>Descripción del ramo</w:t>
              </w:r>
              <w:r w:rsidRPr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  <w:rPrChange w:id="1270" w:author="Laura Elena Balmaceda Valdez" w:date="2020-05-27T17:01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 xml:space="preserve"> (los 5 primeros caracteres de la Izquierda en mayúsculas) &amp;" </w:t>
              </w:r>
            </w:ins>
            <w:ins w:id="1271" w:author="Laura Elena Balmaceda Valdez" w:date="2020-05-27T16:58:00Z">
              <w:r w:rsidR="00633CC8" w:rsidRPr="00633CC8">
                <w:t>Rec</w:t>
              </w:r>
              <w:r w:rsidR="00633CC8" w:rsidRPr="00633CC8" w:rsidDel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  <w:rPrChange w:id="1272" w:author="Laura Elena Balmaceda Valdez" w:date="2020-05-27T17:01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 xml:space="preserve"> </w:t>
              </w:r>
            </w:ins>
            <w:ins w:id="1273" w:author="Luis Adrian Benavidez [2]" w:date="2020-04-28T11:46:00Z">
              <w:del w:id="1274" w:author="Laura Elena Balmaceda Valdez" w:date="2020-05-27T16:58:00Z">
                <w:r w:rsidRPr="00633CC8" w:rsidDel="00633CC8">
                  <w:rPr>
                    <w:rFonts w:asciiTheme="minorHAnsi" w:hAnsiTheme="minorHAnsi" w:cstheme="minorHAnsi"/>
                    <w:color w:val="000000"/>
                    <w:sz w:val="22"/>
                    <w:szCs w:val="22"/>
                    <w:lang w:val="es-MX" w:eastAsia="es-MX"/>
                    <w:rPrChange w:id="1275" w:author="Laura Elena Balmaceda Valdez" w:date="2020-05-27T17:01:00Z">
                      <w:rPr>
                        <w:rFonts w:asciiTheme="minorHAnsi" w:hAnsiTheme="minorHAnsi" w:cstheme="minorHAnsi"/>
                        <w:color w:val="000000"/>
                        <w:sz w:val="22"/>
                        <w:szCs w:val="22"/>
                        <w:highlight w:val="yellow"/>
                        <w:lang w:val="es-MX" w:eastAsia="es-MX"/>
                      </w:rPr>
                    </w:rPrChange>
                  </w:rPr>
                  <w:delText>Pza</w:delText>
                </w:r>
              </w:del>
              <w:r w:rsidRPr="00633CC8">
                <w:rPr>
                  <w:rFonts w:asciiTheme="minorHAnsi" w:hAnsiTheme="minorHAnsi" w:cstheme="minorHAnsi"/>
                  <w:color w:val="000000"/>
                  <w:sz w:val="22"/>
                  <w:szCs w:val="22"/>
                  <w:lang w:val="es-MX" w:eastAsia="es-MX"/>
                  <w:rPrChange w:id="1276" w:author="Laura Elena Balmaceda Valdez" w:date="2020-05-27T17:01:00Z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 xml:space="preserve">" &amp; </w:t>
              </w:r>
              <w:r w:rsidRPr="00633CC8">
                <w:rPr>
                  <w:rFonts w:asciiTheme="minorHAnsi" w:hAnsiTheme="minorHAnsi" w:cstheme="minorHAnsi"/>
                  <w:b/>
                  <w:bCs/>
                  <w:color w:val="000000"/>
                  <w:sz w:val="22"/>
                  <w:szCs w:val="22"/>
                  <w:lang w:val="es-MX" w:eastAsia="es-MX"/>
                  <w:rPrChange w:id="1277" w:author="Laura Elena Balmaceda Valdez" w:date="2020-05-27T17:01:00Z">
                    <w:rPr>
                      <w:rFonts w:asciiTheme="minorHAnsi" w:hAnsiTheme="minorHAnsi" w:cstheme="minorHAnsi"/>
                      <w:b/>
                      <w:bCs/>
                      <w:color w:val="000000"/>
                      <w:sz w:val="22"/>
                      <w:szCs w:val="22"/>
                      <w:highlight w:val="yellow"/>
                      <w:lang w:val="es-MX" w:eastAsia="es-MX"/>
                    </w:rPr>
                  </w:rPrChange>
                </w:rPr>
                <w:t>Nro de Recibo</w:t>
              </w:r>
            </w:ins>
            <w:del w:id="1278" w:author="Luis Adrian Benavidez [2]" w:date="2020-04-28T11:46:00Z">
              <w:r w:rsidR="003317D1" w:rsidRPr="00633CC8" w:rsidDel="005D74B7">
                <w:rPr>
                  <w:rFonts w:asciiTheme="minorHAnsi" w:hAnsiTheme="minorHAnsi" w:cstheme="minorHAnsi"/>
                  <w:sz w:val="22"/>
                  <w:szCs w:val="22"/>
                </w:rPr>
                <w:delText>Se tomarán los valores de los campos SAP</w:delText>
              </w:r>
            </w:del>
          </w:p>
          <w:p w14:paraId="098ADE76" w14:textId="77777777" w:rsidR="003317D1" w:rsidRPr="00633CC8" w:rsidDel="005D74B7" w:rsidRDefault="003317D1" w:rsidP="003317D1">
            <w:pPr>
              <w:widowControl/>
              <w:jc w:val="left"/>
              <w:rPr>
                <w:del w:id="1279" w:author="Luis Adrian Benavidez [2]" w:date="2020-04-28T11:46:00Z"/>
                <w:rFonts w:asciiTheme="minorHAnsi" w:hAnsiTheme="minorHAnsi" w:cstheme="minorHAnsi"/>
                <w:sz w:val="22"/>
                <w:szCs w:val="22"/>
              </w:rPr>
            </w:pPr>
          </w:p>
          <w:p w14:paraId="2F8509C5" w14:textId="77777777" w:rsidR="003317D1" w:rsidRPr="00633CC8" w:rsidRDefault="003317D1" w:rsidP="003317D1">
            <w:pPr>
              <w:widowControl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 w:eastAsia="es-MX"/>
              </w:rPr>
            </w:pPr>
            <w:del w:id="1280" w:author="Luis Adrian Benavidez [2]" w:date="2020-04-28T11:46:00Z">
              <w:r w:rsidRPr="00633CC8" w:rsidDel="005D74B7">
                <w:rPr>
                  <w:rFonts w:asciiTheme="minorHAnsi" w:hAnsiTheme="minorHAnsi" w:cstheme="minorHAnsi"/>
                  <w:sz w:val="22"/>
                  <w:szCs w:val="22"/>
                </w:rPr>
                <w:delText>"Pza" &amp; Nro de Poliza (los 6 primeros caracteres de la derecha) &amp;" CTA"&amp;nro de cuota (los 2 primeros caracteres de la derecha)</w:delText>
              </w:r>
            </w:del>
            <w:ins w:id="1281" w:author="Luis Adrian Benavidez" w:date="2018-10-22T12:06:00Z">
              <w:del w:id="1282" w:author="Luis Adrian Benavidez [2]" w:date="2020-04-28T11:46:00Z">
                <w:r w:rsidRPr="00633CC8" w:rsidDel="005D74B7">
                  <w:rPr>
                    <w:rFonts w:asciiTheme="minorHAnsi" w:hAnsiTheme="minorHAnsi" w:cstheme="minorHAnsi"/>
                    <w:sz w:val="22"/>
                    <w:szCs w:val="22"/>
                  </w:rPr>
                  <w:delText xml:space="preserve"> se completa con ceros a la i</w:delText>
                </w:r>
              </w:del>
            </w:ins>
            <w:ins w:id="1283" w:author="Luis Adrian Benavidez" w:date="2018-10-22T12:07:00Z">
              <w:del w:id="1284" w:author="Luis Adrian Benavidez [2]" w:date="2020-04-28T11:46:00Z">
                <w:r w:rsidRPr="00633CC8" w:rsidDel="005D74B7">
                  <w:rPr>
                    <w:rFonts w:asciiTheme="minorHAnsi" w:hAnsiTheme="minorHAnsi" w:cstheme="minorHAnsi"/>
                    <w:sz w:val="22"/>
                    <w:szCs w:val="22"/>
                  </w:rPr>
                  <w:delText>z</w:delText>
                </w:r>
              </w:del>
            </w:ins>
            <w:ins w:id="1285" w:author="Luis Adrian Benavidez" w:date="2018-10-22T12:06:00Z">
              <w:del w:id="1286" w:author="Luis Adrian Benavidez [2]" w:date="2020-04-28T11:46:00Z">
                <w:r w:rsidRPr="00633CC8" w:rsidDel="005D74B7">
                  <w:rPr>
                    <w:rFonts w:asciiTheme="minorHAnsi" w:hAnsiTheme="minorHAnsi" w:cstheme="minorHAnsi"/>
                    <w:sz w:val="22"/>
                    <w:szCs w:val="22"/>
                  </w:rPr>
                  <w:delText>quierda</w:delText>
                </w:r>
              </w:del>
            </w:ins>
          </w:p>
        </w:tc>
      </w:tr>
      <w:tr w:rsidR="003317D1" w:rsidRPr="00BB5A38" w14:paraId="052804DC" w14:textId="77777777" w:rsidTr="003317D1">
        <w:tblPrEx>
          <w:tblPrExChange w:id="1287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288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89" w:author="Luis Adrian Benavidez [2]" w:date="2020-04-28T11:25:00Z">
              <w:tcPr>
                <w:tcW w:w="113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D52EDE3" w14:textId="77777777" w:rsidR="003317D1" w:rsidRPr="00A540D4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15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90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17D192B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1291" w:author="Luis Adrian Benavidez [2]" w:date="2020-04-28T11:23:00Z">
                <w:pPr>
                  <w:jc w:val="center"/>
                </w:pPr>
              </w:pPrChange>
            </w:pPr>
            <w:r>
              <w:rPr>
                <w:rFonts w:ascii="Calibri" w:hAnsi="Calibri"/>
                <w:sz w:val="22"/>
                <w:szCs w:val="22"/>
              </w:rPr>
              <w:t xml:space="preserve">Código </w:t>
            </w:r>
            <w:r w:rsidRPr="006B7A93">
              <w:rPr>
                <w:rFonts w:ascii="Calibri" w:hAnsi="Calibri"/>
                <w:sz w:val="22"/>
                <w:szCs w:val="22"/>
              </w:rPr>
              <w:t>Barras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92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73B82A0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AN</w:t>
            </w:r>
            <w:del w:id="1293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60)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294" w:author="Luis Adrian Benavidez [2]" w:date="2020-04-28T11:25:00Z">
              <w:tcPr>
                <w:tcW w:w="830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710F25A4" w14:textId="77777777" w:rsidR="003317D1" w:rsidRPr="006B7A93" w:rsidRDefault="003317D1" w:rsidP="003317D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295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60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96" w:author="Luis Adrian Benavidez [2]" w:date="2020-04-28T11:25:00Z">
              <w:tcPr>
                <w:tcW w:w="83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D23E588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192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97" w:author="Luis Adrian Benavidez [2]" w:date="2020-04-28T11:25:00Z">
              <w:tcPr>
                <w:tcW w:w="60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5299469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251</w:t>
            </w:r>
          </w:p>
        </w:tc>
        <w:tc>
          <w:tcPr>
            <w:tcW w:w="42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298" w:author="Luis Adrian Benavidez [2]" w:date="2020-04-28T11:25:00Z">
              <w:tcPr>
                <w:tcW w:w="347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72F3950" w14:textId="77777777" w:rsidR="003317D1" w:rsidRPr="00633CC8" w:rsidDel="002B352A" w:rsidRDefault="003317D1" w:rsidP="003317D1">
            <w:pPr>
              <w:widowControl/>
              <w:jc w:val="left"/>
              <w:rPr>
                <w:del w:id="1299" w:author="Luis Adrian Benavidez [2]" w:date="2020-04-28T12:02:00Z"/>
                <w:rFonts w:ascii="Calibri" w:hAnsi="Calibri"/>
                <w:sz w:val="22"/>
                <w:szCs w:val="22"/>
              </w:rPr>
            </w:pPr>
            <w:del w:id="1300" w:author="Luis Adrian Benavidez [2]" w:date="2020-04-28T14:20:00Z">
              <w:r w:rsidRPr="00633CC8" w:rsidDel="00C94507">
                <w:rPr>
                  <w:rFonts w:ascii="Calibri" w:hAnsi="Calibri"/>
                  <w:sz w:val="22"/>
                  <w:szCs w:val="22"/>
                </w:rPr>
                <w:delText>Ver Rutina Código de Barras</w:delText>
              </w:r>
            </w:del>
          </w:p>
          <w:p w14:paraId="69B6A29A" w14:textId="77777777" w:rsidR="003317D1" w:rsidRPr="00633CC8" w:rsidDel="00C94507" w:rsidRDefault="003317D1" w:rsidP="003317D1">
            <w:pPr>
              <w:widowControl/>
              <w:jc w:val="left"/>
              <w:rPr>
                <w:del w:id="1301" w:author="Luis Adrian Benavidez [2]" w:date="2020-04-28T14:20:00Z"/>
                <w:rFonts w:ascii="Calibri" w:hAnsi="Calibri"/>
                <w:sz w:val="22"/>
                <w:szCs w:val="22"/>
              </w:rPr>
            </w:pPr>
          </w:p>
          <w:p w14:paraId="1E88E78E" w14:textId="77777777" w:rsidR="003317D1" w:rsidRPr="00633CC8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ins w:id="1302" w:author="Luis Adrian Benavidez" w:date="2018-10-22T12:07:00Z">
              <w:del w:id="1303" w:author="Luis Adrian Benavidez [2]" w:date="2020-04-28T14:20:00Z">
                <w:r w:rsidRPr="00633CC8" w:rsidDel="00C94507">
                  <w:rPr>
                    <w:rFonts w:asciiTheme="minorHAnsi" w:hAnsiTheme="minorHAnsi" w:cstheme="minorHAnsi"/>
                    <w:sz w:val="22"/>
                    <w:szCs w:val="22"/>
                  </w:rPr>
                  <w:delText xml:space="preserve">se completa con </w:delText>
                </w:r>
              </w:del>
              <w:del w:id="1304" w:author="Luis Adrian Benavidez [2]" w:date="2020-04-28T12:01:00Z">
                <w:r w:rsidRPr="00633CC8" w:rsidDel="002B352A">
                  <w:rPr>
                    <w:rFonts w:asciiTheme="minorHAnsi" w:hAnsiTheme="minorHAnsi" w:cstheme="minorHAnsi"/>
                    <w:sz w:val="22"/>
                    <w:szCs w:val="22"/>
                  </w:rPr>
                  <w:delText>ceros a la izquierda</w:delText>
                </w:r>
              </w:del>
            </w:ins>
            <w:ins w:id="1305" w:author="Luis Adrian Benavidez [2]" w:date="2020-04-28T14:20:00Z">
              <w:r w:rsidR="00C94507" w:rsidRPr="00633CC8">
                <w:rPr>
                  <w:rFonts w:ascii="Calibri" w:hAnsi="Calibri"/>
                  <w:sz w:val="22"/>
                  <w:szCs w:val="22"/>
                  <w:rPrChange w:id="1306" w:author="Laura Elena Balmaceda Valdez" w:date="2020-05-27T17:01:00Z">
                    <w:rPr>
                      <w:rFonts w:ascii="Calibri" w:hAnsi="Calibri"/>
                      <w:sz w:val="22"/>
                      <w:szCs w:val="22"/>
                      <w:highlight w:val="red"/>
                    </w:rPr>
                  </w:rPrChange>
                </w:rPr>
                <w:t>Completar con espacios</w:t>
              </w:r>
            </w:ins>
            <w:del w:id="1307" w:author="Luis Adrian Benavidez" w:date="2018-10-22T12:07:00Z">
              <w:r w:rsidRPr="00633CC8" w:rsidDel="00A41D31">
                <w:rPr>
                  <w:rFonts w:ascii="Calibri" w:hAnsi="Calibri"/>
                  <w:sz w:val="22"/>
                  <w:szCs w:val="22"/>
                </w:rPr>
                <w:delText>Completar con ceros (0) en caso que no haya</w:delText>
              </w:r>
            </w:del>
            <w:r w:rsidRPr="00633CC8">
              <w:rPr>
                <w:rFonts w:ascii="Calibri" w:hAnsi="Calibri"/>
                <w:sz w:val="22"/>
                <w:szCs w:val="22"/>
              </w:rPr>
              <w:t>.</w:t>
            </w:r>
          </w:p>
        </w:tc>
      </w:tr>
      <w:tr w:rsidR="003317D1" w:rsidRPr="00BB5A38" w14:paraId="5EF4E378" w14:textId="77777777" w:rsidTr="003317D1">
        <w:tblPrEx>
          <w:tblPrExChange w:id="1308" w:author="Luis Adrian Benavidez [2]" w:date="2020-04-28T11:25:00Z">
            <w:tblPrEx>
              <w:tblW w:w="9857" w:type="dxa"/>
            </w:tblPrEx>
          </w:tblPrExChange>
        </w:tblPrEx>
        <w:trPr>
          <w:gridAfter w:val="2"/>
          <w:wAfter w:w="1446" w:type="dxa"/>
          <w:trHeight w:val="300"/>
          <w:trPrChange w:id="1309" w:author="Luis Adrian Benavidez [2]" w:date="2020-04-28T11:25:00Z">
            <w:trPr>
              <w:gridBefore w:val="1"/>
              <w:gridAfter w:val="2"/>
              <w:wAfter w:w="1446" w:type="dxa"/>
              <w:trHeight w:val="300"/>
            </w:trPr>
          </w:trPrChange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10" w:author="Luis Adrian Benavidez [2]" w:date="2020-04-28T11:25:00Z">
              <w:tcPr>
                <w:tcW w:w="1131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B4F3054" w14:textId="77777777" w:rsidR="003317D1" w:rsidRPr="00A540D4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16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11" w:author="Luis Adrian Benavidez [2]" w:date="2020-04-28T11:25:00Z">
              <w:tcPr>
                <w:tcW w:w="148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FE007F" w14:textId="77777777" w:rsidR="003317D1" w:rsidRPr="00A540D4" w:rsidRDefault="003317D1">
            <w:pPr>
              <w:jc w:val="left"/>
              <w:rPr>
                <w:rFonts w:cs="Arial"/>
                <w:color w:val="000000"/>
              </w:rPr>
              <w:pPrChange w:id="1312" w:author="Luis Adrian Benavidez [2]" w:date="2020-04-28T11:23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Filler</w:t>
            </w: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13" w:author="Luis Adrian Benavidez [2]" w:date="2020-04-28T11:25:00Z">
              <w:tcPr>
                <w:tcW w:w="87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4665FD40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314" w:author="Luis Adrian Benavidez [2]" w:date="2020-04-28T11:24:00Z">
              <w:r w:rsidDel="003317D1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3317D1">
                <w:rPr>
                  <w:rFonts w:ascii="Calibri" w:hAnsi="Calibri"/>
                  <w:sz w:val="22"/>
                  <w:szCs w:val="22"/>
                </w:rPr>
                <w:delText>29)</w:delText>
              </w:r>
            </w:del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315" w:author="Luis Adrian Benavidez [2]" w:date="2020-04-28T11:25:00Z">
              <w:tcPr>
                <w:tcW w:w="83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1B1566B" w14:textId="77777777" w:rsidR="003317D1" w:rsidRPr="006B7A93" w:rsidRDefault="003317D1" w:rsidP="003317D1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316" w:author="Luis Adrian Benavidez [2]" w:date="2020-04-28T11:22:00Z">
              <w:r>
                <w:rPr>
                  <w:rFonts w:ascii="Calibri" w:hAnsi="Calibri"/>
                  <w:sz w:val="22"/>
                  <w:szCs w:val="22"/>
                </w:rPr>
                <w:t>29</w:t>
              </w:r>
            </w:ins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17" w:author="Luis Adrian Benavidez [2]" w:date="2020-04-28T11:25:00Z">
              <w:tcPr>
                <w:tcW w:w="83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1B4D1C5E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252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18" w:author="Luis Adrian Benavidez [2]" w:date="2020-04-28T11:25:00Z">
              <w:tcPr>
                <w:tcW w:w="60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845FF49" w14:textId="77777777" w:rsidR="003317D1" w:rsidRPr="00A540D4" w:rsidRDefault="003317D1" w:rsidP="003317D1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280</w:t>
            </w:r>
          </w:p>
        </w:tc>
        <w:tc>
          <w:tcPr>
            <w:tcW w:w="427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19" w:author="Luis Adrian Benavidez [2]" w:date="2020-04-28T11:25:00Z">
              <w:tcPr>
                <w:tcW w:w="3478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05F9C1D" w14:textId="77777777" w:rsidR="003317D1" w:rsidRPr="00A540D4" w:rsidRDefault="003317D1" w:rsidP="003317D1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Completar con ceros (0)</w:t>
            </w:r>
          </w:p>
        </w:tc>
      </w:tr>
    </w:tbl>
    <w:p w14:paraId="73C751C0" w14:textId="77777777" w:rsidR="00C54A67" w:rsidRDefault="00C54A67" w:rsidP="007E311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1320" w:author="Luis Adrian Benavidez [2]" w:date="2020-04-28T14:52:00Z"/>
          <w:rStyle w:val="Textoennegrita"/>
          <w:b w:val="0"/>
          <w:iCs/>
          <w:sz w:val="20"/>
        </w:rPr>
      </w:pPr>
    </w:p>
    <w:p w14:paraId="409826D0" w14:textId="77777777" w:rsidR="006522C2" w:rsidRDefault="006522C2" w:rsidP="007E311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1321" w:author="Luis Adrian Benavidez [2]" w:date="2020-04-28T11:57:00Z"/>
          <w:rStyle w:val="Textoennegrita"/>
          <w:b w:val="0"/>
          <w:iCs/>
          <w:sz w:val="20"/>
        </w:rPr>
      </w:pPr>
    </w:p>
    <w:p w14:paraId="2815E157" w14:textId="77777777" w:rsidR="002B352A" w:rsidRDefault="002B352A" w:rsidP="007E311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Textoennegrita"/>
          <w:b w:val="0"/>
          <w:iCs/>
          <w:sz w:val="20"/>
        </w:rPr>
      </w:pPr>
      <w:ins w:id="1322" w:author="Luis Adrian Benavidez [2]" w:date="2020-04-28T11:57:00Z">
        <w:r>
          <w:rPr>
            <w:rStyle w:val="Textoennegrita"/>
            <w:iCs/>
          </w:rPr>
          <w:t>Pie</w:t>
        </w:r>
      </w:ins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PrChange w:id="1323" w:author="Luis Adrian Benavidez [2]" w:date="2020-04-28T14:22:00Z"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62"/>
        <w:gridCol w:w="1680"/>
        <w:gridCol w:w="872"/>
        <w:gridCol w:w="709"/>
        <w:gridCol w:w="567"/>
        <w:gridCol w:w="567"/>
        <w:gridCol w:w="4060"/>
        <w:tblGridChange w:id="1324">
          <w:tblGrid>
            <w:gridCol w:w="562"/>
            <w:gridCol w:w="1680"/>
            <w:gridCol w:w="872"/>
            <w:gridCol w:w="283"/>
            <w:gridCol w:w="426"/>
            <w:gridCol w:w="283"/>
            <w:gridCol w:w="284"/>
            <w:gridCol w:w="567"/>
            <w:gridCol w:w="850"/>
            <w:gridCol w:w="3210"/>
          </w:tblGrid>
        </w:tblGridChange>
      </w:tblGrid>
      <w:tr w:rsidR="00C94507" w:rsidRPr="00A540D4" w14:paraId="1357029F" w14:textId="77777777" w:rsidTr="00C94507">
        <w:trPr>
          <w:trHeight w:val="300"/>
          <w:trPrChange w:id="1325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1326" w:author="Luis Adrian Benavidez [2]" w:date="2020-04-28T14:22:00Z">
              <w:tcPr>
                <w:tcW w:w="5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6A729008" w14:textId="77777777" w:rsidR="002B352A" w:rsidRPr="00A540D4" w:rsidRDefault="002B352A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  <w:pPrChange w:id="1327" w:author="Luis Adrian Benavidez [2]" w:date="2020-04-28T14:22:00Z">
                <w:pPr>
                  <w:widowControl/>
                  <w:jc w:val="left"/>
                </w:pPr>
              </w:pPrChange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tcPrChange w:id="1328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</w:tcPr>
            </w:tcPrChange>
          </w:tcPr>
          <w:p w14:paraId="480C8368" w14:textId="77777777" w:rsidR="002B352A" w:rsidRPr="00A540D4" w:rsidRDefault="002B352A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1329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231A1A54" w14:textId="77777777" w:rsidR="002B352A" w:rsidRPr="006B7A93" w:rsidRDefault="002B352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Tipo</w:t>
            </w:r>
          </w:p>
          <w:p w14:paraId="3B70D16C" w14:textId="77777777" w:rsidR="002B352A" w:rsidRPr="00A540D4" w:rsidRDefault="002B352A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de dato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tcPrChange w:id="1330" w:author="Luis Adrian Benavidez [2]" w:date="2020-04-28T14:22:00Z">
              <w:tcPr>
                <w:tcW w:w="28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721EEBF5" w14:textId="77777777" w:rsidR="002B352A" w:rsidRPr="006B7A93" w:rsidRDefault="002B352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ins w:id="1331" w:author="Luis Adrian Benavidez [2]" w:date="2020-04-28T11:57:00Z">
              <w:r>
                <w:rPr>
                  <w:rFonts w:ascii="Calibri" w:hAnsi="Calibri"/>
                  <w:b/>
                  <w:bCs/>
                  <w:sz w:val="22"/>
                  <w:szCs w:val="22"/>
                </w:rPr>
                <w:t>Largo</w:t>
              </w:r>
            </w:ins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1332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274EFA09" w14:textId="77777777" w:rsidR="002B352A" w:rsidRPr="006B7A93" w:rsidRDefault="002B352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Pos.</w:t>
            </w:r>
          </w:p>
          <w:p w14:paraId="1BDAF1A1" w14:textId="77777777" w:rsidR="002B352A" w:rsidRPr="00A540D4" w:rsidRDefault="002B352A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In.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1333" w:author="Luis Adrian Benavidez [2]" w:date="2020-04-28T14:22:00Z">
              <w:tcPr>
                <w:tcW w:w="1701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39747678" w14:textId="77777777" w:rsidR="002B352A" w:rsidRPr="006B7A93" w:rsidRDefault="002B352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Pos.</w:t>
            </w:r>
          </w:p>
          <w:p w14:paraId="43F1B049" w14:textId="77777777" w:rsidR="002B352A" w:rsidRPr="00A540D4" w:rsidRDefault="002B352A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Fin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  <w:tcPrChange w:id="1334" w:author="Luis Adrian Benavidez [2]" w:date="2020-04-28T14:22:00Z">
              <w:tcPr>
                <w:tcW w:w="32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noWrap/>
                <w:vAlign w:val="center"/>
                <w:hideMark/>
              </w:tcPr>
            </w:tcPrChange>
          </w:tcPr>
          <w:p w14:paraId="2A04C06E" w14:textId="77777777" w:rsidR="002B352A" w:rsidRPr="00A540D4" w:rsidRDefault="002B352A">
            <w:pPr>
              <w:widowControl/>
              <w:jc w:val="center"/>
              <w:rPr>
                <w:rFonts w:cs="Arial"/>
                <w:color w:val="000000"/>
                <w:lang w:val="es-MX" w:eastAsia="es-MX"/>
              </w:rPr>
              <w:pPrChange w:id="1335" w:author="Luis Adrian Benavidez [2]" w:date="2020-04-28T14:22:00Z">
                <w:pPr>
                  <w:widowControl/>
                  <w:jc w:val="left"/>
                </w:pPr>
              </w:pPrChange>
            </w:pPr>
            <w:r w:rsidRPr="006B7A93">
              <w:rPr>
                <w:rFonts w:ascii="Calibri" w:hAnsi="Calibri"/>
                <w:b/>
                <w:bCs/>
                <w:sz w:val="22"/>
                <w:szCs w:val="22"/>
              </w:rPr>
              <w:t>Descripción - Valores Posibles</w:t>
            </w:r>
          </w:p>
        </w:tc>
      </w:tr>
      <w:tr w:rsidR="00C94507" w:rsidRPr="00A540D4" w14:paraId="1C93A61C" w14:textId="77777777" w:rsidTr="00C94507">
        <w:trPr>
          <w:trHeight w:val="300"/>
          <w:trPrChange w:id="1336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37" w:author="Luis Adrian Benavidez [2]" w:date="2020-04-28T14:22:00Z">
              <w:tcPr>
                <w:tcW w:w="5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C0C4C41" w14:textId="77777777" w:rsidR="002B352A" w:rsidRPr="00A540D4" w:rsidRDefault="002B352A" w:rsidP="007B0C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38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ED61FD2" w14:textId="77777777" w:rsidR="002B352A" w:rsidRPr="00A540D4" w:rsidRDefault="002B352A">
            <w:pPr>
              <w:widowControl/>
              <w:jc w:val="left"/>
              <w:rPr>
                <w:rFonts w:cs="Arial"/>
                <w:color w:val="000000"/>
              </w:rPr>
              <w:pPrChange w:id="1339" w:author="Luis Adrian Benavidez [2]" w:date="2020-04-28T14:22:00Z">
                <w:pPr>
                  <w:widowControl/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Codigo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Registro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40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78F9CB3" w14:textId="77777777" w:rsidR="002B352A" w:rsidRPr="00A540D4" w:rsidRDefault="002B352A" w:rsidP="007B0CD5">
            <w:pPr>
              <w:widowControl/>
              <w:jc w:val="center"/>
              <w:rPr>
                <w:rFonts w:cs="Arial"/>
                <w:color w:val="000000"/>
                <w:lang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341" w:author="Luis Adrian Benavidez [2]" w:date="2020-04-28T12:01:00Z">
              <w:r w:rsidDel="002B352A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2B352A">
                <w:rPr>
                  <w:rFonts w:ascii="Calibri" w:hAnsi="Calibri"/>
                  <w:sz w:val="22"/>
                  <w:szCs w:val="22"/>
                </w:rPr>
                <w:delText>01)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342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7B379A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343" w:author="Luis Adrian Benavidez [2]" w:date="2020-04-28T11:57:00Z">
              <w:r>
                <w:rPr>
                  <w:rFonts w:ascii="Calibri" w:hAnsi="Calibri"/>
                  <w:sz w:val="22"/>
                  <w:szCs w:val="22"/>
                </w:rPr>
                <w:t>1</w:t>
              </w:r>
            </w:ins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44" w:author="Luis Adrian Benavidez [2]" w:date="2020-04-28T14:22:00Z"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110C7BE" w14:textId="77777777" w:rsidR="002B352A" w:rsidRPr="00A540D4" w:rsidRDefault="002B352A" w:rsidP="007B0CD5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45" w:author="Luis Adrian Benavidez [2]" w:date="2020-04-28T14:22:00Z">
              <w:tcPr>
                <w:tcW w:w="141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BCB91B9" w14:textId="77777777" w:rsidR="002B352A" w:rsidRPr="00A540D4" w:rsidRDefault="002B352A" w:rsidP="007B0CD5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001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46" w:author="Luis Adrian Benavidez [2]" w:date="2020-04-28T14:22:00Z">
              <w:tcPr>
                <w:tcW w:w="32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7BA24DE8" w14:textId="77777777" w:rsidR="002B352A" w:rsidRPr="00A540D4" w:rsidRDefault="002B352A" w:rsidP="007B0CD5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Valor Campo Tabla Intermedia “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TipoRegistroPie”</w:t>
            </w:r>
          </w:p>
        </w:tc>
      </w:tr>
      <w:tr w:rsidR="00C94507" w:rsidRPr="00A540D4" w14:paraId="0CC92B6A" w14:textId="77777777" w:rsidTr="00C94507">
        <w:trPr>
          <w:trHeight w:val="300"/>
          <w:trPrChange w:id="1347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48" w:author="Luis Adrian Benavidez [2]" w:date="2020-04-28T14:22:00Z">
              <w:tcPr>
                <w:tcW w:w="5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7583824" w14:textId="77777777" w:rsidR="002B352A" w:rsidRPr="00A540D4" w:rsidRDefault="002B352A" w:rsidP="009B030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49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6EB138" w14:textId="77777777" w:rsidR="002B352A" w:rsidRPr="00A540D4" w:rsidRDefault="002B352A">
            <w:pPr>
              <w:jc w:val="left"/>
              <w:rPr>
                <w:rFonts w:cs="Arial"/>
                <w:color w:val="000000"/>
              </w:rPr>
              <w:pPrChange w:id="1350" w:author="Luis Adrian Benavidez [2]" w:date="2020-04-28T14:22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Codigo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Banelco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51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379179A7" w14:textId="77777777" w:rsidR="002B352A" w:rsidRPr="00A540D4" w:rsidRDefault="002B352A" w:rsidP="009B0308">
            <w:pPr>
              <w:jc w:val="center"/>
              <w:rPr>
                <w:rFonts w:cs="Arial"/>
                <w:color w:val="000000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352" w:author="Luis Adrian Benavidez [2]" w:date="2020-04-28T12:01:00Z">
              <w:r w:rsidDel="002B352A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2B352A">
                <w:rPr>
                  <w:rFonts w:ascii="Calibri" w:hAnsi="Calibri"/>
                  <w:sz w:val="22"/>
                  <w:szCs w:val="22"/>
                </w:rPr>
                <w:delText>03)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353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2F4BA02" w14:textId="77777777" w:rsidR="002B352A" w:rsidRPr="006B7A93" w:rsidRDefault="002B352A" w:rsidP="009B0308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354" w:author="Luis Adrian Benavidez [2]" w:date="2020-04-28T11:57:00Z">
              <w:r>
                <w:rPr>
                  <w:rFonts w:ascii="Calibri" w:hAnsi="Calibri"/>
                  <w:sz w:val="22"/>
                  <w:szCs w:val="22"/>
                </w:rPr>
                <w:t>3</w:t>
              </w:r>
            </w:ins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55" w:author="Luis Adrian Benavidez [2]" w:date="2020-04-28T14:22:00Z"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190BD5C" w14:textId="77777777" w:rsidR="002B352A" w:rsidRPr="00A540D4" w:rsidRDefault="002B352A" w:rsidP="009B030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56" w:author="Luis Adrian Benavidez [2]" w:date="2020-04-28T14:22:00Z">
              <w:tcPr>
                <w:tcW w:w="141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08BD5C13" w14:textId="77777777" w:rsidR="002B352A" w:rsidRPr="00A540D4" w:rsidRDefault="002B352A" w:rsidP="009B0308">
            <w:pPr>
              <w:jc w:val="center"/>
              <w:rPr>
                <w:rFonts w:cs="Arial"/>
                <w:color w:val="000000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004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  <w:tcPrChange w:id="1357" w:author="Luis Adrian Benavidez [2]" w:date="2020-04-28T14:22:00Z">
              <w:tcPr>
                <w:tcW w:w="32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hideMark/>
              </w:tcPr>
            </w:tcPrChange>
          </w:tcPr>
          <w:p w14:paraId="6381FCB9" w14:textId="77777777" w:rsidR="002B352A" w:rsidRPr="00A540D4" w:rsidRDefault="002B352A" w:rsidP="009B0308">
            <w:pPr>
              <w:widowControl/>
              <w:jc w:val="left"/>
              <w:rPr>
                <w:rFonts w:cs="Arial"/>
                <w:color w:val="000000"/>
                <w:lang w:val="es-MX" w:eastAsia="es-MX"/>
              </w:rPr>
            </w:pPr>
            <w:r>
              <w:rPr>
                <w:rFonts w:ascii="Calibri" w:hAnsi="Calibri"/>
                <w:sz w:val="22"/>
                <w:szCs w:val="22"/>
              </w:rPr>
              <w:t>Valor Campo Tabla Intermedia “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CodBanco”</w:t>
            </w:r>
          </w:p>
        </w:tc>
      </w:tr>
      <w:tr w:rsidR="00C94507" w:rsidRPr="00A540D4" w14:paraId="1DC5879E" w14:textId="77777777" w:rsidTr="00C94507">
        <w:trPr>
          <w:trHeight w:val="300"/>
          <w:trPrChange w:id="1358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59" w:author="Luis Adrian Benavidez [2]" w:date="2020-04-28T14:22:00Z">
              <w:tcPr>
                <w:tcW w:w="5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1C932BB2" w14:textId="77777777" w:rsidR="002B352A" w:rsidRPr="006B7A93" w:rsidRDefault="002B352A" w:rsidP="009B0308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60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5000941" w14:textId="77777777" w:rsidR="002B352A" w:rsidRPr="006B7A93" w:rsidRDefault="002B352A">
            <w:pPr>
              <w:jc w:val="left"/>
              <w:rPr>
                <w:rFonts w:ascii="Calibri" w:hAnsi="Calibri"/>
                <w:sz w:val="22"/>
                <w:szCs w:val="22"/>
              </w:rPr>
              <w:pPrChange w:id="1361" w:author="Luis Adrian Benavidez [2]" w:date="2020-04-28T14:22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Codigo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Empresa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62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7D6FE84A" w14:textId="77777777" w:rsidR="002B352A" w:rsidRDefault="002B352A" w:rsidP="009B0308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363" w:author="Luis Adrian Benavidez [2]" w:date="2020-04-28T12:01:00Z">
              <w:r w:rsidDel="002B352A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2B352A">
                <w:rPr>
                  <w:rFonts w:ascii="Calibri" w:hAnsi="Calibri"/>
                  <w:sz w:val="22"/>
                  <w:szCs w:val="22"/>
                </w:rPr>
                <w:delText>04)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364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92F4B61" w14:textId="77777777" w:rsidR="002B352A" w:rsidRPr="006B7A93" w:rsidRDefault="002B352A" w:rsidP="009B0308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365" w:author="Luis Adrian Benavidez [2]" w:date="2020-04-28T11:57:00Z">
              <w:r>
                <w:rPr>
                  <w:rFonts w:ascii="Calibri" w:hAnsi="Calibri"/>
                  <w:sz w:val="22"/>
                  <w:szCs w:val="22"/>
                </w:rPr>
                <w:t>4</w:t>
              </w:r>
            </w:ins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66" w:author="Luis Adrian Benavidez [2]" w:date="2020-04-28T14:22:00Z"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366BA2AD" w14:textId="77777777" w:rsidR="002B352A" w:rsidRPr="006B7A93" w:rsidRDefault="002B352A" w:rsidP="009B0308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67" w:author="Luis Adrian Benavidez [2]" w:date="2020-04-28T14:22:00Z">
              <w:tcPr>
                <w:tcW w:w="141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5A4CA9E7" w14:textId="77777777" w:rsidR="002B352A" w:rsidRPr="006B7A93" w:rsidRDefault="002B352A" w:rsidP="009B0308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008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68" w:author="Luis Adrian Benavidez [2]" w:date="2020-04-28T14:22:00Z">
              <w:tcPr>
                <w:tcW w:w="32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4A1EE1B4" w14:textId="77777777" w:rsidR="002B352A" w:rsidRPr="006B7A93" w:rsidRDefault="002B352A" w:rsidP="009B030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Valor Campo Tabla Intermedia “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CodigoServicio”</w:t>
            </w:r>
          </w:p>
        </w:tc>
      </w:tr>
      <w:tr w:rsidR="00C94507" w:rsidRPr="00A540D4" w14:paraId="6D6CD5FB" w14:textId="77777777" w:rsidTr="00C94507">
        <w:trPr>
          <w:trHeight w:val="300"/>
          <w:trPrChange w:id="1369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70" w:author="Luis Adrian Benavidez [2]" w:date="2020-04-28T14:22:00Z">
              <w:tcPr>
                <w:tcW w:w="5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3DF067FA" w14:textId="77777777" w:rsidR="002B352A" w:rsidRPr="006B7A93" w:rsidRDefault="002B352A" w:rsidP="007B0CD5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71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AD1C8C5" w14:textId="77777777" w:rsidR="002B352A" w:rsidRPr="006B7A93" w:rsidRDefault="002B352A">
            <w:pPr>
              <w:jc w:val="left"/>
              <w:rPr>
                <w:rFonts w:ascii="Calibri" w:hAnsi="Calibri"/>
                <w:sz w:val="22"/>
                <w:szCs w:val="22"/>
              </w:rPr>
              <w:pPrChange w:id="1372" w:author="Luis Adrian Benavidez [2]" w:date="2020-04-28T14:22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Fecha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Archivo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73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6D101D6F" w14:textId="77777777" w:rsidR="002B352A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374" w:author="Luis Adrian Benavidez [2]" w:date="2020-04-28T12:01:00Z">
              <w:r w:rsidDel="002B352A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2B352A">
                <w:rPr>
                  <w:rFonts w:ascii="Calibri" w:hAnsi="Calibri"/>
                  <w:sz w:val="22"/>
                  <w:szCs w:val="22"/>
                </w:rPr>
                <w:delText>08)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375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E460C6F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376" w:author="Luis Adrian Benavidez [2]" w:date="2020-04-28T11:57:00Z">
              <w:r>
                <w:rPr>
                  <w:rFonts w:ascii="Calibri" w:hAnsi="Calibri"/>
                  <w:sz w:val="22"/>
                  <w:szCs w:val="22"/>
                </w:rPr>
                <w:t>8</w:t>
              </w:r>
            </w:ins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77" w:author="Luis Adrian Benavidez [2]" w:date="2020-04-28T14:22:00Z">
              <w:tcPr>
                <w:tcW w:w="567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057C164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009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78" w:author="Luis Adrian Benavidez [2]" w:date="2020-04-28T14:22:00Z">
              <w:tcPr>
                <w:tcW w:w="1417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41A2BC3F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016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79" w:author="Luis Adrian Benavidez [2]" w:date="2020-04-28T14:22:00Z">
              <w:tcPr>
                <w:tcW w:w="321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1B1C8918" w14:textId="77777777" w:rsidR="002B352A" w:rsidRPr="006B7A93" w:rsidRDefault="002B352A" w:rsidP="007B0CD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Valor Campo SAP Cabecera “Fecha de Ejecucion”</w:t>
            </w:r>
          </w:p>
          <w:p w14:paraId="30C4152B" w14:textId="77777777" w:rsidR="002B352A" w:rsidRDefault="002B352A" w:rsidP="007B0CD5">
            <w:pPr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Formato: AAAAMMDD</w:t>
            </w:r>
          </w:p>
        </w:tc>
      </w:tr>
      <w:tr w:rsidR="00C94507" w:rsidRPr="00A540D4" w14:paraId="20D19585" w14:textId="77777777" w:rsidTr="00C94507">
        <w:trPr>
          <w:trHeight w:val="300"/>
          <w:trPrChange w:id="1380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81" w:author="Luis Adrian Benavidez [2]" w:date="2020-04-28T14:22:00Z">
              <w:tcPr>
                <w:tcW w:w="5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359E357" w14:textId="77777777" w:rsidR="002B352A" w:rsidRPr="006B7A93" w:rsidRDefault="002B352A" w:rsidP="007B0CD5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82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A733C7A" w14:textId="77777777" w:rsidR="002B352A" w:rsidRPr="006B7A93" w:rsidRDefault="002B352A">
            <w:pPr>
              <w:jc w:val="left"/>
              <w:rPr>
                <w:rFonts w:ascii="Calibri" w:hAnsi="Calibri"/>
                <w:sz w:val="22"/>
                <w:szCs w:val="22"/>
              </w:rPr>
              <w:pPrChange w:id="1383" w:author="Luis Adrian Benavidez [2]" w:date="2020-04-28T14:22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Cant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  <w:r w:rsidRPr="006B7A93">
              <w:rPr>
                <w:rFonts w:ascii="Calibri" w:hAnsi="Calibri"/>
                <w:sz w:val="22"/>
                <w:szCs w:val="22"/>
              </w:rPr>
              <w:t>Reg</w:t>
            </w:r>
            <w:r>
              <w:rPr>
                <w:rFonts w:ascii="Calibri" w:hAnsi="Calibri"/>
                <w:sz w:val="22"/>
                <w:szCs w:val="22"/>
              </w:rPr>
              <w:t>istros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84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21E3CCD2" w14:textId="77777777" w:rsidR="002B352A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385" w:author="Luis Adrian Benavidez [2]" w:date="2020-04-28T12:01:00Z">
              <w:r w:rsidDel="002B352A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2B352A">
                <w:rPr>
                  <w:rFonts w:ascii="Calibri" w:hAnsi="Calibri"/>
                  <w:sz w:val="22"/>
                  <w:szCs w:val="22"/>
                </w:rPr>
                <w:delText>07)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386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B35461E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387" w:author="Luis Adrian Benavidez [2]" w:date="2020-04-28T11:57:00Z">
              <w:r>
                <w:rPr>
                  <w:rFonts w:ascii="Calibri" w:hAnsi="Calibri"/>
                  <w:sz w:val="22"/>
                  <w:szCs w:val="22"/>
                </w:rPr>
                <w:t>7</w:t>
              </w:r>
            </w:ins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88" w:author="Luis Adrian Benavidez [2]" w:date="2020-04-28T14:22:00Z">
              <w:tcPr>
                <w:tcW w:w="567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5CFBEB9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89" w:author="Luis Adrian Benavidez [2]" w:date="2020-04-28T14:22:00Z">
              <w:tcPr>
                <w:tcW w:w="1417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DD4802C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023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390" w:author="Luis Adrian Benavidez [2]" w:date="2020-04-28T14:22:00Z">
              <w:tcPr>
                <w:tcW w:w="321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2C45DDF8" w14:textId="2D7F1919" w:rsidR="002B352A" w:rsidRPr="00633CC8" w:rsidDel="002B352A" w:rsidRDefault="001140BF">
            <w:pPr>
              <w:rPr>
                <w:del w:id="1391" w:author="Luis Adrian Benavidez [2]" w:date="2020-04-28T12:00:00Z"/>
                <w:rFonts w:ascii="Calibri" w:hAnsi="Calibri"/>
                <w:sz w:val="22"/>
                <w:szCs w:val="22"/>
              </w:rPr>
            </w:pPr>
            <w:ins w:id="1392" w:author="Adriana Analia Cuenca" w:date="2024-02-22T14:56:00Z">
              <w:r w:rsidRPr="001140BF">
                <w:rPr>
                  <w:rFonts w:ascii="Calibri" w:hAnsi="Calibri"/>
                  <w:sz w:val="22"/>
                  <w:szCs w:val="22"/>
                  <w:highlight w:val="yellow"/>
                  <w:rPrChange w:id="1393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Mapear</w:t>
              </w:r>
            </w:ins>
            <w:ins w:id="1394" w:author="Adriana Analia Cuenca" w:date="2024-02-22T14:58:00Z">
              <w:r w:rsidRPr="001140BF">
                <w:rPr>
                  <w:rFonts w:ascii="Calibri" w:hAnsi="Calibri"/>
                  <w:sz w:val="22"/>
                  <w:szCs w:val="22"/>
                  <w:highlight w:val="yellow"/>
                  <w:rPrChange w:id="1395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 </w:t>
              </w:r>
            </w:ins>
            <w:ins w:id="1396" w:author="Adriana Analia Cuenca" w:date="2024-02-22T15:01:00Z">
              <w:r w:rsidR="00DF26BF">
                <w:rPr>
                  <w:rFonts w:ascii="Calibri" w:hAnsi="Calibri"/>
                  <w:sz w:val="22"/>
                  <w:szCs w:val="22"/>
                  <w:highlight w:val="yellow"/>
                </w:rPr>
                <w:t>la cantidad</w:t>
              </w:r>
            </w:ins>
            <w:ins w:id="1397" w:author="Adriana Analia Cuenca" w:date="2024-02-22T14:58:00Z">
              <w:r w:rsidRPr="001140BF">
                <w:rPr>
                  <w:rFonts w:ascii="Calibri" w:hAnsi="Calibri"/>
                  <w:sz w:val="22"/>
                  <w:szCs w:val="22"/>
                  <w:highlight w:val="yellow"/>
                  <w:rPrChange w:id="1398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 total </w:t>
              </w:r>
            </w:ins>
            <w:ins w:id="1399" w:author="Adriana Analia Cuenca" w:date="2024-02-22T14:57:00Z">
              <w:r w:rsidRPr="001140BF">
                <w:rPr>
                  <w:rFonts w:ascii="Calibri" w:hAnsi="Calibri"/>
                  <w:sz w:val="22"/>
                  <w:szCs w:val="22"/>
                  <w:highlight w:val="yellow"/>
                  <w:rPrChange w:id="1400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>de registros</w:t>
              </w:r>
            </w:ins>
            <w:ins w:id="1401" w:author="Adriana Analia Cuenca" w:date="2024-02-22T14:58:00Z">
              <w:r w:rsidRPr="001140BF">
                <w:rPr>
                  <w:rFonts w:ascii="Calibri" w:hAnsi="Calibri"/>
                  <w:sz w:val="22"/>
                  <w:szCs w:val="22"/>
                  <w:highlight w:val="yellow"/>
                  <w:rPrChange w:id="1402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 del detalle</w:t>
              </w:r>
            </w:ins>
            <w:del w:id="1403" w:author="Adriana Analia Cuenca" w:date="2024-02-22T14:56:00Z">
              <w:r w:rsidR="002B352A" w:rsidRPr="001140BF" w:rsidDel="001140BF">
                <w:rPr>
                  <w:rFonts w:ascii="Calibri" w:hAnsi="Calibri"/>
                  <w:sz w:val="22"/>
                  <w:szCs w:val="22"/>
                  <w:highlight w:val="yellow"/>
                  <w:rPrChange w:id="1404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V</w:delText>
              </w:r>
            </w:del>
            <w:del w:id="1405" w:author="Adriana Analia Cuenca" w:date="2024-02-22T14:57:00Z">
              <w:r w:rsidR="002B352A" w:rsidRPr="001140BF" w:rsidDel="001140BF">
                <w:rPr>
                  <w:rFonts w:ascii="Calibri" w:hAnsi="Calibri"/>
                  <w:sz w:val="22"/>
                  <w:szCs w:val="22"/>
                  <w:highlight w:val="yellow"/>
                  <w:rPrChange w:id="1406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alor Campo SAP “Cantidad total de registros de detalle”</w:delText>
              </w:r>
            </w:del>
            <w:ins w:id="1407" w:author="Luis Adrian Benavidez [2]" w:date="2020-04-28T12:00:00Z">
              <w:r w:rsidR="002B352A" w:rsidRPr="001140BF">
                <w:rPr>
                  <w:rFonts w:ascii="Calibri" w:hAnsi="Calibri"/>
                  <w:sz w:val="22"/>
                  <w:szCs w:val="22"/>
                  <w:highlight w:val="yellow"/>
                  <w:rPrChange w:id="1408" w:author="Adriana Analia Cuenca" w:date="2024-02-22T14:59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t xml:space="preserve">. </w:t>
              </w:r>
              <w:r w:rsidR="002B352A" w:rsidRPr="001140BF">
                <w:rPr>
                  <w:rFonts w:ascii="Calibri" w:hAnsi="Calibri"/>
                  <w:sz w:val="22"/>
                  <w:szCs w:val="22"/>
                  <w:highlight w:val="yellow"/>
                </w:rPr>
                <w:t>Alineado a la derecha completando con ceros a la izquierda</w:t>
              </w:r>
            </w:ins>
          </w:p>
          <w:p w14:paraId="0F613F99" w14:textId="77777777" w:rsidR="002B352A" w:rsidRPr="00633CC8" w:rsidRDefault="002B352A">
            <w:pPr>
              <w:rPr>
                <w:rFonts w:ascii="Calibri" w:hAnsi="Calibri"/>
                <w:sz w:val="22"/>
                <w:szCs w:val="22"/>
              </w:rPr>
            </w:pPr>
            <w:del w:id="1409" w:author="Luis Adrian Benavidez [2]" w:date="2020-04-28T12:00:00Z">
              <w:r w:rsidRPr="00633CC8" w:rsidDel="002B352A">
                <w:rPr>
                  <w:rFonts w:ascii="Calibri" w:hAnsi="Calibri"/>
                  <w:sz w:val="22"/>
                  <w:szCs w:val="22"/>
                </w:rPr>
                <w:delText xml:space="preserve"> </w:delText>
              </w:r>
            </w:del>
          </w:p>
        </w:tc>
      </w:tr>
      <w:tr w:rsidR="00454BB6" w:rsidRPr="00A540D4" w14:paraId="46A0781F" w14:textId="77777777" w:rsidTr="00C94507">
        <w:trPr>
          <w:trHeight w:val="300"/>
          <w:ins w:id="1410" w:author="Luis Adrian Benavidez [2]" w:date="2020-10-14T11:10:00Z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1C6FD" w14:textId="77777777" w:rsidR="00454BB6" w:rsidRPr="006B7A93" w:rsidRDefault="00454BB6" w:rsidP="007B0CD5">
            <w:pPr>
              <w:widowControl/>
              <w:jc w:val="left"/>
              <w:rPr>
                <w:ins w:id="1411" w:author="Luis Adrian Benavidez [2]" w:date="2020-10-14T11:10:00Z"/>
                <w:rFonts w:ascii="Calibri" w:hAnsi="Calibri"/>
                <w:sz w:val="22"/>
                <w:szCs w:val="22"/>
              </w:rPr>
            </w:pPr>
            <w:ins w:id="1412" w:author="Luis Adrian Benavidez [2]" w:date="2020-10-14T11:10:00Z">
              <w:r>
                <w:rPr>
                  <w:rFonts w:ascii="Calibri" w:hAnsi="Calibri"/>
                  <w:sz w:val="22"/>
                  <w:szCs w:val="22"/>
                </w:rPr>
                <w:t>6</w:t>
              </w:r>
            </w:ins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B02C" w14:textId="77777777" w:rsidR="00454BB6" w:rsidRPr="006B7A93" w:rsidRDefault="00454BB6">
            <w:pPr>
              <w:jc w:val="left"/>
              <w:rPr>
                <w:ins w:id="1413" w:author="Luis Adrian Benavidez [2]" w:date="2020-10-14T11:10:00Z"/>
                <w:rFonts w:ascii="Calibri" w:hAnsi="Calibri"/>
                <w:sz w:val="22"/>
                <w:szCs w:val="22"/>
              </w:rPr>
            </w:pPr>
            <w:ins w:id="1414" w:author="Luis Adrian Benavidez [2]" w:date="2020-10-14T11:10:00Z">
              <w:r>
                <w:rPr>
                  <w:rFonts w:ascii="Calibri" w:hAnsi="Calibri"/>
                  <w:sz w:val="22"/>
                  <w:szCs w:val="22"/>
                </w:rPr>
                <w:t>Filler1</w:t>
              </w:r>
            </w:ins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28723" w14:textId="77777777" w:rsidR="00454BB6" w:rsidRDefault="00454BB6" w:rsidP="007B0CD5">
            <w:pPr>
              <w:jc w:val="center"/>
              <w:rPr>
                <w:ins w:id="1415" w:author="Luis Adrian Benavidez [2]" w:date="2020-10-14T11:10:00Z"/>
                <w:rFonts w:ascii="Calibri" w:hAnsi="Calibri"/>
                <w:sz w:val="22"/>
                <w:szCs w:val="22"/>
              </w:rPr>
            </w:pPr>
            <w:ins w:id="1416" w:author="Luis Adrian Benavidez [2]" w:date="2020-10-14T11:10:00Z">
              <w:r>
                <w:rPr>
                  <w:rFonts w:ascii="Calibri" w:hAnsi="Calibri"/>
                  <w:sz w:val="22"/>
                  <w:szCs w:val="22"/>
                </w:rPr>
                <w:t>N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472CFF" w14:textId="77777777" w:rsidR="00454BB6" w:rsidRDefault="00454BB6" w:rsidP="007B0CD5">
            <w:pPr>
              <w:jc w:val="center"/>
              <w:rPr>
                <w:ins w:id="1417" w:author="Luis Adrian Benavidez [2]" w:date="2020-10-14T11:10:00Z"/>
                <w:rFonts w:ascii="Calibri" w:hAnsi="Calibri"/>
                <w:sz w:val="22"/>
                <w:szCs w:val="22"/>
              </w:rPr>
            </w:pPr>
            <w:ins w:id="1418" w:author="Luis Adrian Benavidez [2]" w:date="2020-10-14T11:10:00Z">
              <w:r>
                <w:rPr>
                  <w:rFonts w:ascii="Calibri" w:hAnsi="Calibri"/>
                  <w:sz w:val="22"/>
                  <w:szCs w:val="22"/>
                </w:rPr>
                <w:t>7</w:t>
              </w:r>
            </w:ins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5FFF7" w14:textId="77777777" w:rsidR="00454BB6" w:rsidRPr="006B7A93" w:rsidRDefault="00454BB6" w:rsidP="007B0CD5">
            <w:pPr>
              <w:jc w:val="center"/>
              <w:rPr>
                <w:ins w:id="1419" w:author="Luis Adrian Benavidez [2]" w:date="2020-10-14T11:10:00Z"/>
                <w:rFonts w:ascii="Calibri" w:hAnsi="Calibri"/>
                <w:sz w:val="22"/>
                <w:szCs w:val="22"/>
              </w:rPr>
            </w:pPr>
            <w:ins w:id="1420" w:author="Luis Adrian Benavidez [2]" w:date="2020-10-14T11:11:00Z">
              <w:r>
                <w:rPr>
                  <w:rFonts w:ascii="Calibri" w:hAnsi="Calibri"/>
                  <w:sz w:val="22"/>
                  <w:szCs w:val="22"/>
                </w:rPr>
                <w:t>0</w:t>
              </w:r>
            </w:ins>
            <w:ins w:id="1421" w:author="Luis Adrian Benavidez [2]" w:date="2020-10-14T11:10:00Z">
              <w:r>
                <w:rPr>
                  <w:rFonts w:ascii="Calibri" w:hAnsi="Calibri"/>
                  <w:sz w:val="22"/>
                  <w:szCs w:val="22"/>
                </w:rPr>
                <w:t>24</w:t>
              </w:r>
            </w:ins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96B98" w14:textId="77777777" w:rsidR="00454BB6" w:rsidRPr="006B7A93" w:rsidRDefault="00454BB6" w:rsidP="007B0CD5">
            <w:pPr>
              <w:jc w:val="center"/>
              <w:rPr>
                <w:ins w:id="1422" w:author="Luis Adrian Benavidez [2]" w:date="2020-10-14T11:10:00Z"/>
                <w:rFonts w:ascii="Calibri" w:hAnsi="Calibri"/>
                <w:sz w:val="22"/>
                <w:szCs w:val="22"/>
              </w:rPr>
            </w:pPr>
            <w:ins w:id="1423" w:author="Luis Adrian Benavidez [2]" w:date="2020-10-14T11:11:00Z">
              <w:r>
                <w:rPr>
                  <w:rFonts w:ascii="Calibri" w:hAnsi="Calibri"/>
                  <w:sz w:val="22"/>
                  <w:szCs w:val="22"/>
                </w:rPr>
                <w:t>0</w:t>
              </w:r>
            </w:ins>
            <w:ins w:id="1424" w:author="Luis Adrian Benavidez [2]" w:date="2020-10-14T11:10:00Z">
              <w:r>
                <w:rPr>
                  <w:rFonts w:ascii="Calibri" w:hAnsi="Calibri"/>
                  <w:sz w:val="22"/>
                  <w:szCs w:val="22"/>
                </w:rPr>
                <w:t>30</w:t>
              </w:r>
            </w:ins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156EB" w14:textId="77777777" w:rsidR="00454BB6" w:rsidRPr="00454BB6" w:rsidRDefault="00454BB6">
            <w:pPr>
              <w:widowControl/>
              <w:rPr>
                <w:ins w:id="1425" w:author="Luis Adrian Benavidez [2]" w:date="2020-10-14T11:10:00Z"/>
                <w:rFonts w:ascii="Times New Roman" w:hAnsi="Times New Roman"/>
                <w:lang w:eastAsia="es-AR"/>
                <w:rPrChange w:id="1426" w:author="Luis Adrian Benavidez [2]" w:date="2020-10-14T11:10:00Z">
                  <w:rPr>
                    <w:ins w:id="1427" w:author="Luis Adrian Benavidez [2]" w:date="2020-10-14T11:10:00Z"/>
                    <w:rFonts w:ascii="Calibri" w:hAnsi="Calibri"/>
                    <w:sz w:val="22"/>
                    <w:szCs w:val="22"/>
                  </w:rPr>
                </w:rPrChange>
              </w:rPr>
              <w:pPrChange w:id="1428" w:author="Luis Adrian Benavidez [2]" w:date="2020-10-14T11:10:00Z">
                <w:pPr/>
              </w:pPrChange>
            </w:pPr>
            <w:ins w:id="1429" w:author="Luis Adrian Benavidez [2]" w:date="2020-10-14T11:10:00Z">
              <w:r>
                <w:rPr>
                  <w:rStyle w:val="fontstyle01"/>
                </w:rPr>
                <w:t>Campo para uso futuro. Valor fijo: ceros</w:t>
              </w:r>
            </w:ins>
          </w:p>
        </w:tc>
      </w:tr>
      <w:tr w:rsidR="00C94507" w:rsidRPr="00A540D4" w:rsidDel="00695147" w14:paraId="7908533E" w14:textId="77777777" w:rsidTr="00C94507">
        <w:trPr>
          <w:trHeight w:val="300"/>
          <w:del w:id="1430" w:author="Laura Elena Balmaceda Valdez" w:date="2020-10-06T11:38:00Z"/>
          <w:trPrChange w:id="1431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32" w:author="Luis Adrian Benavidez [2]" w:date="2020-04-28T14:22:00Z">
              <w:tcPr>
                <w:tcW w:w="5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152D15C1" w14:textId="77777777" w:rsidR="002B352A" w:rsidRPr="00695147" w:rsidDel="00695147" w:rsidRDefault="002B352A" w:rsidP="007B0CD5">
            <w:pPr>
              <w:widowControl/>
              <w:jc w:val="left"/>
              <w:rPr>
                <w:del w:id="1433" w:author="Laura Elena Balmaceda Valdez" w:date="2020-10-06T11:38:00Z"/>
                <w:rFonts w:ascii="Calibri" w:hAnsi="Calibri"/>
                <w:sz w:val="22"/>
                <w:szCs w:val="22"/>
                <w:highlight w:val="red"/>
                <w:rPrChange w:id="1434" w:author="Laura Elena Balmaceda Valdez" w:date="2020-10-06T11:36:00Z">
                  <w:rPr>
                    <w:del w:id="1435" w:author="Laura Elena Balmaceda Valdez" w:date="2020-10-06T11:38:00Z"/>
                    <w:rFonts w:ascii="Calibri" w:hAnsi="Calibri"/>
                    <w:sz w:val="22"/>
                    <w:szCs w:val="22"/>
                  </w:rPr>
                </w:rPrChange>
              </w:rPr>
            </w:pPr>
            <w:del w:id="1436" w:author="Laura Elena Balmaceda Valdez" w:date="2020-10-06T11:38:00Z">
              <w:r w:rsidRPr="00695147" w:rsidDel="00695147">
                <w:rPr>
                  <w:rFonts w:ascii="Calibri" w:hAnsi="Calibri"/>
                  <w:sz w:val="22"/>
                  <w:szCs w:val="22"/>
                  <w:highlight w:val="red"/>
                  <w:rPrChange w:id="1437" w:author="Laura Elena Balmaceda Valdez" w:date="2020-10-06T11:36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6</w:delText>
              </w:r>
            </w:del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438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DA85471" w14:textId="77777777" w:rsidR="002B352A" w:rsidRPr="00695147" w:rsidDel="00695147" w:rsidRDefault="002B352A">
            <w:pPr>
              <w:jc w:val="left"/>
              <w:rPr>
                <w:del w:id="1439" w:author="Laura Elena Balmaceda Valdez" w:date="2020-10-06T11:38:00Z"/>
                <w:rFonts w:ascii="Calibri" w:hAnsi="Calibri"/>
                <w:sz w:val="22"/>
                <w:szCs w:val="22"/>
                <w:highlight w:val="red"/>
                <w:rPrChange w:id="1440" w:author="Laura Elena Balmaceda Valdez" w:date="2020-10-06T11:36:00Z">
                  <w:rPr>
                    <w:del w:id="1441" w:author="Laura Elena Balmaceda Valdez" w:date="2020-10-06T11:38:00Z"/>
                    <w:rFonts w:ascii="Calibri" w:hAnsi="Calibri"/>
                    <w:sz w:val="22"/>
                    <w:szCs w:val="22"/>
                  </w:rPr>
                </w:rPrChange>
              </w:rPr>
              <w:pPrChange w:id="1442" w:author="Luis Adrian Benavidez [2]" w:date="2020-04-28T14:22:00Z">
                <w:pPr>
                  <w:jc w:val="center"/>
                </w:pPr>
              </w:pPrChange>
            </w:pPr>
            <w:del w:id="1443" w:author="Laura Elena Balmaceda Valdez" w:date="2020-10-06T11:38:00Z">
              <w:r w:rsidRPr="00695147" w:rsidDel="00695147">
                <w:rPr>
                  <w:rFonts w:ascii="Calibri" w:hAnsi="Calibri"/>
                  <w:sz w:val="22"/>
                  <w:szCs w:val="22"/>
                  <w:highlight w:val="red"/>
                  <w:rPrChange w:id="1444" w:author="Laura Elena Balmaceda Valdez" w:date="2020-10-06T11:36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Filler1</w:delText>
              </w:r>
            </w:del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45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3DBC7042" w14:textId="77777777" w:rsidR="002B352A" w:rsidRPr="00695147" w:rsidDel="00695147" w:rsidRDefault="002B352A" w:rsidP="007B0CD5">
            <w:pPr>
              <w:jc w:val="center"/>
              <w:rPr>
                <w:del w:id="1446" w:author="Laura Elena Balmaceda Valdez" w:date="2020-10-06T11:38:00Z"/>
                <w:rFonts w:ascii="Calibri" w:hAnsi="Calibri"/>
                <w:sz w:val="22"/>
                <w:szCs w:val="22"/>
                <w:highlight w:val="red"/>
                <w:rPrChange w:id="1447" w:author="Laura Elena Balmaceda Valdez" w:date="2020-10-06T11:36:00Z">
                  <w:rPr>
                    <w:del w:id="1448" w:author="Laura Elena Balmaceda Valdez" w:date="2020-10-06T11:38:00Z"/>
                    <w:rFonts w:ascii="Calibri" w:hAnsi="Calibri"/>
                    <w:sz w:val="22"/>
                    <w:szCs w:val="22"/>
                  </w:rPr>
                </w:rPrChange>
              </w:rPr>
            </w:pPr>
            <w:del w:id="1449" w:author="Laura Elena Balmaceda Valdez" w:date="2020-10-06T11:38:00Z">
              <w:r w:rsidRPr="00695147" w:rsidDel="00695147">
                <w:rPr>
                  <w:rFonts w:ascii="Calibri" w:hAnsi="Calibri"/>
                  <w:sz w:val="22"/>
                  <w:szCs w:val="22"/>
                  <w:highlight w:val="red"/>
                  <w:rPrChange w:id="1450" w:author="Laura Elena Balmaceda Valdez" w:date="2020-10-06T11:36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N(07)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451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12B5B8A" w14:textId="77777777" w:rsidR="002B352A" w:rsidRPr="00695147" w:rsidDel="00695147" w:rsidRDefault="002B352A" w:rsidP="007B0CD5">
            <w:pPr>
              <w:jc w:val="center"/>
              <w:rPr>
                <w:del w:id="1452" w:author="Laura Elena Balmaceda Valdez" w:date="2020-10-06T11:38:00Z"/>
                <w:rFonts w:ascii="Calibri" w:hAnsi="Calibri"/>
                <w:sz w:val="22"/>
                <w:szCs w:val="22"/>
                <w:highlight w:val="red"/>
                <w:rPrChange w:id="1453" w:author="Laura Elena Balmaceda Valdez" w:date="2020-10-06T11:36:00Z">
                  <w:rPr>
                    <w:del w:id="1454" w:author="Laura Elena Balmaceda Valdez" w:date="2020-10-06T11:38:00Z"/>
                    <w:rFonts w:ascii="Calibri" w:hAnsi="Calibri"/>
                    <w:sz w:val="22"/>
                    <w:szCs w:val="22"/>
                  </w:rPr>
                </w:rPrChange>
              </w:rPr>
            </w:pPr>
            <w:ins w:id="1455" w:author="Luis Adrian Benavidez [2]" w:date="2020-04-28T11:58:00Z">
              <w:del w:id="1456" w:author="Laura Elena Balmaceda Valdez" w:date="2020-10-06T11:38:00Z">
                <w:r w:rsidRPr="00695147" w:rsidDel="00695147">
                  <w:rPr>
                    <w:rFonts w:ascii="Calibri" w:hAnsi="Calibri"/>
                    <w:sz w:val="22"/>
                    <w:szCs w:val="22"/>
                    <w:highlight w:val="red"/>
                    <w:rPrChange w:id="1457" w:author="Laura Elena Balmaceda Valdez" w:date="2020-10-06T11:36:00Z">
                      <w:rPr>
                        <w:rFonts w:ascii="Calibri" w:hAnsi="Calibri"/>
                        <w:sz w:val="22"/>
                        <w:szCs w:val="22"/>
                      </w:rPr>
                    </w:rPrChange>
                  </w:rPr>
                  <w:delText>7</w:delText>
                </w:r>
              </w:del>
            </w:ins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58" w:author="Luis Adrian Benavidez [2]" w:date="2020-04-28T14:22:00Z">
              <w:tcPr>
                <w:tcW w:w="567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77635C26" w14:textId="77777777" w:rsidR="002B352A" w:rsidRPr="00695147" w:rsidDel="00695147" w:rsidRDefault="002B352A" w:rsidP="007B0CD5">
            <w:pPr>
              <w:jc w:val="center"/>
              <w:rPr>
                <w:del w:id="1459" w:author="Laura Elena Balmaceda Valdez" w:date="2020-10-06T11:38:00Z"/>
                <w:rFonts w:ascii="Calibri" w:hAnsi="Calibri"/>
                <w:sz w:val="22"/>
                <w:szCs w:val="22"/>
                <w:highlight w:val="red"/>
                <w:rPrChange w:id="1460" w:author="Laura Elena Balmaceda Valdez" w:date="2020-10-06T11:36:00Z">
                  <w:rPr>
                    <w:del w:id="1461" w:author="Laura Elena Balmaceda Valdez" w:date="2020-10-06T11:38:00Z"/>
                    <w:rFonts w:ascii="Calibri" w:hAnsi="Calibri"/>
                    <w:sz w:val="22"/>
                    <w:szCs w:val="22"/>
                  </w:rPr>
                </w:rPrChange>
              </w:rPr>
            </w:pPr>
            <w:del w:id="1462" w:author="Laura Elena Balmaceda Valdez" w:date="2020-10-06T11:38:00Z">
              <w:r w:rsidRPr="00695147" w:rsidDel="00695147">
                <w:rPr>
                  <w:rFonts w:ascii="Calibri" w:hAnsi="Calibri"/>
                  <w:sz w:val="22"/>
                  <w:szCs w:val="22"/>
                  <w:highlight w:val="red"/>
                  <w:rPrChange w:id="1463" w:author="Laura Elena Balmaceda Valdez" w:date="2020-10-06T11:36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024</w:delText>
              </w:r>
            </w:del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64" w:author="Luis Adrian Benavidez [2]" w:date="2020-04-28T14:22:00Z">
              <w:tcPr>
                <w:tcW w:w="1417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39D325A7" w14:textId="77777777" w:rsidR="002B352A" w:rsidRPr="00695147" w:rsidDel="00695147" w:rsidRDefault="002B352A" w:rsidP="007B0CD5">
            <w:pPr>
              <w:jc w:val="center"/>
              <w:rPr>
                <w:del w:id="1465" w:author="Laura Elena Balmaceda Valdez" w:date="2020-10-06T11:38:00Z"/>
                <w:rFonts w:ascii="Calibri" w:hAnsi="Calibri"/>
                <w:sz w:val="22"/>
                <w:szCs w:val="22"/>
                <w:highlight w:val="red"/>
                <w:rPrChange w:id="1466" w:author="Laura Elena Balmaceda Valdez" w:date="2020-10-06T11:36:00Z">
                  <w:rPr>
                    <w:del w:id="1467" w:author="Laura Elena Balmaceda Valdez" w:date="2020-10-06T11:38:00Z"/>
                    <w:rFonts w:ascii="Calibri" w:hAnsi="Calibri"/>
                    <w:sz w:val="22"/>
                    <w:szCs w:val="22"/>
                  </w:rPr>
                </w:rPrChange>
              </w:rPr>
            </w:pPr>
            <w:del w:id="1468" w:author="Laura Elena Balmaceda Valdez" w:date="2020-10-06T11:38:00Z">
              <w:r w:rsidRPr="00695147" w:rsidDel="00695147">
                <w:rPr>
                  <w:rFonts w:ascii="Calibri" w:hAnsi="Calibri"/>
                  <w:sz w:val="22"/>
                  <w:szCs w:val="22"/>
                  <w:highlight w:val="red"/>
                  <w:rPrChange w:id="1469" w:author="Laura Elena Balmaceda Valdez" w:date="2020-10-06T11:36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030</w:delText>
              </w:r>
            </w:del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70" w:author="Luis Adrian Benavidez [2]" w:date="2020-04-28T14:22:00Z">
              <w:tcPr>
                <w:tcW w:w="321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745842D1" w14:textId="77777777" w:rsidR="002B352A" w:rsidRPr="00633CC8" w:rsidDel="00695147" w:rsidRDefault="002B352A" w:rsidP="007B0CD5">
            <w:pPr>
              <w:rPr>
                <w:del w:id="1471" w:author="Laura Elena Balmaceda Valdez" w:date="2020-10-06T11:38:00Z"/>
                <w:rFonts w:ascii="Calibri" w:hAnsi="Calibri"/>
                <w:sz w:val="22"/>
                <w:szCs w:val="22"/>
              </w:rPr>
            </w:pPr>
            <w:del w:id="1472" w:author="Laura Elena Balmaceda Valdez" w:date="2020-10-06T11:38:00Z">
              <w:r w:rsidRPr="00695147" w:rsidDel="00695147">
                <w:rPr>
                  <w:rFonts w:ascii="Calibri" w:hAnsi="Calibri"/>
                  <w:sz w:val="22"/>
                  <w:szCs w:val="22"/>
                  <w:highlight w:val="red"/>
                  <w:rPrChange w:id="1473" w:author="Laura Elena Balmaceda Valdez" w:date="2020-10-06T11:36:00Z">
                    <w:rPr>
                      <w:rFonts w:ascii="Calibri" w:hAnsi="Calibri"/>
                      <w:sz w:val="22"/>
                      <w:szCs w:val="22"/>
                    </w:rPr>
                  </w:rPrChange>
                </w:rPr>
                <w:delText>Completar con ceros (0)</w:delText>
              </w:r>
            </w:del>
          </w:p>
        </w:tc>
      </w:tr>
      <w:tr w:rsidR="00C94507" w:rsidRPr="00A540D4" w14:paraId="35E47279" w14:textId="77777777" w:rsidTr="00C94507">
        <w:trPr>
          <w:trHeight w:val="300"/>
          <w:trPrChange w:id="1474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75" w:author="Luis Adrian Benavidez [2]" w:date="2020-04-28T14:22:00Z">
              <w:tcPr>
                <w:tcW w:w="5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4F6E7386" w14:textId="77777777" w:rsidR="002B352A" w:rsidRPr="006B7A93" w:rsidRDefault="002B352A" w:rsidP="007B0CD5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del w:id="1476" w:author="Laura Elena Balmaceda Valdez" w:date="2020-10-06T11:38:00Z">
              <w:r w:rsidRPr="006B7A93" w:rsidDel="00695147">
                <w:rPr>
                  <w:rFonts w:ascii="Calibri" w:hAnsi="Calibri"/>
                  <w:sz w:val="22"/>
                  <w:szCs w:val="22"/>
                </w:rPr>
                <w:delText>7</w:delText>
              </w:r>
            </w:del>
            <w:ins w:id="1477" w:author="Luis Adrian Benavidez [2]" w:date="2020-10-14T11:10:00Z">
              <w:r w:rsidR="00454BB6">
                <w:rPr>
                  <w:rFonts w:ascii="Calibri" w:hAnsi="Calibri"/>
                  <w:sz w:val="22"/>
                  <w:szCs w:val="22"/>
                </w:rPr>
                <w:t>7</w:t>
              </w:r>
            </w:ins>
            <w:ins w:id="1478" w:author="Laura Elena Balmaceda Valdez" w:date="2020-10-06T11:38:00Z">
              <w:del w:id="1479" w:author="Luis Adrian Benavidez [2]" w:date="2020-10-14T11:10:00Z">
                <w:r w:rsidR="00695147" w:rsidDel="00454BB6">
                  <w:rPr>
                    <w:rFonts w:ascii="Calibri" w:hAnsi="Calibri"/>
                    <w:sz w:val="22"/>
                    <w:szCs w:val="22"/>
                  </w:rPr>
                  <w:delText>6</w:delText>
                </w:r>
              </w:del>
            </w:ins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480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B52BB36" w14:textId="77777777" w:rsidR="002B352A" w:rsidRPr="006B7A93" w:rsidRDefault="002B352A">
            <w:pPr>
              <w:jc w:val="left"/>
              <w:rPr>
                <w:rFonts w:ascii="Calibri" w:hAnsi="Calibri"/>
                <w:sz w:val="22"/>
                <w:szCs w:val="22"/>
              </w:rPr>
              <w:pPrChange w:id="1481" w:author="Luis Adrian Benavidez [2]" w:date="2020-04-28T14:22:00Z">
                <w:pPr>
                  <w:jc w:val="center"/>
                </w:pPr>
              </w:pPrChange>
            </w:pPr>
            <w:r>
              <w:rPr>
                <w:rFonts w:ascii="Calibri" w:hAnsi="Calibri"/>
                <w:sz w:val="22"/>
                <w:szCs w:val="22"/>
              </w:rPr>
              <w:t>Total Importe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82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FE4F72A" w14:textId="77777777" w:rsidR="002B352A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483" w:author="Luis Adrian Benavidez [2]" w:date="2020-04-28T12:00:00Z">
              <w:r w:rsidDel="002B352A">
                <w:rPr>
                  <w:rFonts w:ascii="Calibri" w:hAnsi="Calibri"/>
                  <w:sz w:val="22"/>
                  <w:szCs w:val="22"/>
                </w:rPr>
                <w:delText>(11</w:delText>
              </w:r>
              <w:r w:rsidRPr="006B7A93" w:rsidDel="002B352A">
                <w:rPr>
                  <w:rFonts w:ascii="Calibri" w:hAnsi="Calibri"/>
                  <w:sz w:val="22"/>
                  <w:szCs w:val="22"/>
                </w:rPr>
                <w:delText>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484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DEAB2FD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485" w:author="Luis Adrian Benavidez [2]" w:date="2020-04-28T11:58:00Z">
              <w:r>
                <w:rPr>
                  <w:rFonts w:ascii="Calibri" w:hAnsi="Calibri"/>
                  <w:sz w:val="22"/>
                  <w:szCs w:val="22"/>
                </w:rPr>
                <w:t>1</w:t>
              </w:r>
              <w:del w:id="1486" w:author="Laura Elena Balmaceda Valdez" w:date="2020-10-06T11:36:00Z">
                <w:r w:rsidDel="00695147">
                  <w:rPr>
                    <w:rFonts w:ascii="Calibri" w:hAnsi="Calibri"/>
                    <w:sz w:val="22"/>
                    <w:szCs w:val="22"/>
                  </w:rPr>
                  <w:delText>1</w:delText>
                </w:r>
              </w:del>
            </w:ins>
            <w:ins w:id="1487" w:author="Luis Adrian Benavidez [2]" w:date="2020-10-14T11:10:00Z">
              <w:r w:rsidR="00454BB6">
                <w:rPr>
                  <w:rFonts w:ascii="Calibri" w:hAnsi="Calibri"/>
                  <w:sz w:val="22"/>
                  <w:szCs w:val="22"/>
                </w:rPr>
                <w:t>6</w:t>
              </w:r>
            </w:ins>
            <w:ins w:id="1488" w:author="Laura Elena Balmaceda Valdez" w:date="2020-10-06T11:36:00Z">
              <w:del w:id="1489" w:author="Luis Adrian Benavidez [2]" w:date="2020-10-14T11:10:00Z">
                <w:r w:rsidR="00695147" w:rsidDel="00454BB6">
                  <w:rPr>
                    <w:rFonts w:ascii="Calibri" w:hAnsi="Calibri"/>
                    <w:sz w:val="22"/>
                    <w:szCs w:val="22"/>
                  </w:rPr>
                  <w:delText>8</w:delText>
                </w:r>
              </w:del>
            </w:ins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90" w:author="Luis Adrian Benavidez [2]" w:date="2020-04-28T14:22:00Z">
              <w:tcPr>
                <w:tcW w:w="567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0FE17E9C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del w:id="1491" w:author="Laura Elena Balmaceda Valdez" w:date="2020-10-06T11:35:00Z">
              <w:r w:rsidRPr="006B7A93" w:rsidDel="00695147">
                <w:rPr>
                  <w:rFonts w:ascii="Calibri" w:hAnsi="Calibri"/>
                  <w:sz w:val="22"/>
                  <w:szCs w:val="22"/>
                </w:rPr>
                <w:delText>031</w:delText>
              </w:r>
            </w:del>
            <w:ins w:id="1492" w:author="Laura Elena Balmaceda Valdez" w:date="2020-10-06T11:35:00Z">
              <w:r w:rsidR="00695147" w:rsidRPr="006B7A93">
                <w:rPr>
                  <w:rFonts w:ascii="Calibri" w:hAnsi="Calibri"/>
                  <w:sz w:val="22"/>
                  <w:szCs w:val="22"/>
                </w:rPr>
                <w:t>0</w:t>
              </w:r>
            </w:ins>
            <w:ins w:id="1493" w:author="Luis Adrian Benavidez [2]" w:date="2020-10-14T11:11:00Z">
              <w:r w:rsidR="00454BB6">
                <w:rPr>
                  <w:rFonts w:ascii="Calibri" w:hAnsi="Calibri"/>
                  <w:sz w:val="22"/>
                  <w:szCs w:val="22"/>
                </w:rPr>
                <w:t>31</w:t>
              </w:r>
            </w:ins>
            <w:ins w:id="1494" w:author="Laura Elena Balmaceda Valdez" w:date="2020-10-06T11:35:00Z">
              <w:del w:id="1495" w:author="Luis Adrian Benavidez [2]" w:date="2020-10-14T11:11:00Z">
                <w:r w:rsidR="00695147" w:rsidDel="00454BB6">
                  <w:rPr>
                    <w:rFonts w:ascii="Calibri" w:hAnsi="Calibri"/>
                    <w:sz w:val="22"/>
                    <w:szCs w:val="22"/>
                  </w:rPr>
                  <w:delText>24</w:delText>
                </w:r>
              </w:del>
            </w:ins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96" w:author="Luis Adrian Benavidez [2]" w:date="2020-04-28T14:22:00Z">
              <w:tcPr>
                <w:tcW w:w="1417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58C2F353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04</w:t>
            </w:r>
            <w:ins w:id="1497" w:author="Luis Adrian Benavidez [2]" w:date="2020-10-14T11:11:00Z">
              <w:r w:rsidR="00454BB6">
                <w:rPr>
                  <w:rFonts w:ascii="Calibri" w:hAnsi="Calibri"/>
                  <w:sz w:val="22"/>
                  <w:szCs w:val="22"/>
                </w:rPr>
                <w:t>6</w:t>
              </w:r>
            </w:ins>
            <w:del w:id="1498" w:author="Luis Adrian Benavidez [2]" w:date="2020-10-14T11:11:00Z">
              <w:r w:rsidRPr="006B7A93" w:rsidDel="00454BB6">
                <w:rPr>
                  <w:rFonts w:ascii="Calibri" w:hAnsi="Calibri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499" w:author="Luis Adrian Benavidez [2]" w:date="2020-04-28T14:22:00Z">
              <w:tcPr>
                <w:tcW w:w="321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49FD8A06" w14:textId="77777777" w:rsidR="002B352A" w:rsidRPr="00633CC8" w:rsidRDefault="002B352A" w:rsidP="007B0CD5">
            <w:pPr>
              <w:rPr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 xml:space="preserve">Sumatoria del campo ‘Importe 1er.Vto.’ de los registros de detalle. </w:t>
            </w:r>
          </w:p>
          <w:p w14:paraId="1EA4DDFA" w14:textId="77777777" w:rsidR="002B352A" w:rsidRPr="00633CC8" w:rsidRDefault="002B352A" w:rsidP="007B0CD5">
            <w:pPr>
              <w:rPr>
                <w:rFonts w:ascii="Calibri" w:hAnsi="Calibri"/>
                <w:sz w:val="22"/>
                <w:szCs w:val="22"/>
              </w:rPr>
            </w:pPr>
            <w:r w:rsidRPr="00633CC8">
              <w:rPr>
                <w:rFonts w:ascii="Calibri" w:hAnsi="Calibri"/>
                <w:sz w:val="22"/>
                <w:szCs w:val="22"/>
              </w:rPr>
              <w:t xml:space="preserve">Formato: </w:t>
            </w:r>
            <w:del w:id="1500" w:author="Laura Elena Balmaceda Valdez" w:date="2020-10-06T11:38:00Z">
              <w:r w:rsidRPr="00633CC8" w:rsidDel="00695147">
                <w:rPr>
                  <w:rFonts w:ascii="Calibri" w:hAnsi="Calibri"/>
                  <w:sz w:val="22"/>
                  <w:szCs w:val="22"/>
                </w:rPr>
                <w:delText>9</w:delText>
              </w:r>
            </w:del>
            <w:ins w:id="1501" w:author="Laura Elena Balmaceda Valdez" w:date="2020-10-06T11:38:00Z">
              <w:r w:rsidR="00695147">
                <w:rPr>
                  <w:rFonts w:ascii="Calibri" w:hAnsi="Calibri"/>
                  <w:sz w:val="22"/>
                  <w:szCs w:val="22"/>
                </w:rPr>
                <w:t>16</w:t>
              </w:r>
            </w:ins>
            <w:r w:rsidRPr="00633CC8">
              <w:rPr>
                <w:rFonts w:ascii="Calibri" w:hAnsi="Calibri"/>
                <w:sz w:val="22"/>
                <w:szCs w:val="22"/>
              </w:rPr>
              <w:t xml:space="preserve"> enteros</w:t>
            </w:r>
            <w:ins w:id="1502" w:author="Laura Elena Balmaceda Valdez" w:date="2020-10-06T11:38:00Z">
              <w:r w:rsidR="00695147">
                <w:rPr>
                  <w:rFonts w:ascii="Calibri" w:hAnsi="Calibri"/>
                  <w:sz w:val="22"/>
                  <w:szCs w:val="22"/>
                </w:rPr>
                <w:t xml:space="preserve"> y</w:t>
              </w:r>
            </w:ins>
            <w:del w:id="1503" w:author="Laura Elena Balmaceda Valdez" w:date="2020-10-06T11:38:00Z">
              <w:r w:rsidRPr="00633CC8" w:rsidDel="00695147">
                <w:rPr>
                  <w:rFonts w:ascii="Calibri" w:hAnsi="Calibri"/>
                  <w:sz w:val="22"/>
                  <w:szCs w:val="22"/>
                </w:rPr>
                <w:delText>,</w:delText>
              </w:r>
            </w:del>
            <w:r w:rsidRPr="00633CC8">
              <w:rPr>
                <w:rFonts w:ascii="Calibri" w:hAnsi="Calibri"/>
                <w:sz w:val="22"/>
                <w:szCs w:val="22"/>
              </w:rPr>
              <w:t xml:space="preserve"> 2 decimales, sin separadores.</w:t>
            </w:r>
            <w:ins w:id="1504" w:author="Luis Adrian Benavidez [2]" w:date="2020-04-28T12:00:00Z">
              <w:r w:rsidRPr="00633CC8">
                <w:rPr>
                  <w:rFonts w:ascii="Calibri" w:hAnsi="Calibri"/>
                  <w:sz w:val="22"/>
                  <w:szCs w:val="22"/>
                </w:rPr>
                <w:t xml:space="preserve"> </w:t>
              </w:r>
              <w:r w:rsidRPr="00633CC8">
                <w:rPr>
                  <w:rFonts w:ascii="Calibri" w:hAnsi="Calibri"/>
                  <w:sz w:val="22"/>
                  <w:szCs w:val="22"/>
                  <w:rPrChange w:id="1505" w:author="Laura Elena Balmaceda Valdez" w:date="2020-05-27T17:01:00Z">
                    <w:rPr>
                      <w:rFonts w:ascii="Calibri" w:hAnsi="Calibri"/>
                      <w:sz w:val="22"/>
                      <w:szCs w:val="22"/>
                      <w:highlight w:val="yellow"/>
                    </w:rPr>
                  </w:rPrChange>
                </w:rPr>
                <w:t>Alineado a la derecha completando con ceros a la izquierda</w:t>
              </w:r>
            </w:ins>
          </w:p>
        </w:tc>
      </w:tr>
      <w:tr w:rsidR="00C94507" w:rsidRPr="00A540D4" w14:paraId="3FB3F156" w14:textId="77777777" w:rsidTr="00C94507">
        <w:trPr>
          <w:trHeight w:val="300"/>
          <w:trPrChange w:id="1506" w:author="Luis Adrian Benavidez [2]" w:date="2020-04-28T14:22:00Z">
            <w:trPr>
              <w:trHeight w:val="300"/>
            </w:trPr>
          </w:trPrChange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507" w:author="Luis Adrian Benavidez [2]" w:date="2020-04-28T14:22:00Z">
              <w:tcPr>
                <w:tcW w:w="5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18085DB5" w14:textId="77777777" w:rsidR="002B352A" w:rsidRPr="006B7A93" w:rsidRDefault="00454BB6" w:rsidP="007B0CD5">
            <w:pPr>
              <w:widowControl/>
              <w:jc w:val="left"/>
              <w:rPr>
                <w:rFonts w:ascii="Calibri" w:hAnsi="Calibri"/>
                <w:sz w:val="22"/>
                <w:szCs w:val="22"/>
              </w:rPr>
            </w:pPr>
            <w:ins w:id="1508" w:author="Luis Adrian Benavidez [2]" w:date="2020-10-14T11:10:00Z">
              <w:r>
                <w:rPr>
                  <w:rFonts w:ascii="Calibri" w:hAnsi="Calibri"/>
                  <w:sz w:val="22"/>
                  <w:szCs w:val="22"/>
                </w:rPr>
                <w:t>8</w:t>
              </w:r>
            </w:ins>
            <w:ins w:id="1509" w:author="Laura Elena Balmaceda Valdez" w:date="2020-10-06T11:38:00Z">
              <w:del w:id="1510" w:author="Luis Adrian Benavidez [2]" w:date="2020-10-14T11:10:00Z">
                <w:r w:rsidR="00695147" w:rsidDel="00454BB6">
                  <w:rPr>
                    <w:rFonts w:ascii="Calibri" w:hAnsi="Calibri"/>
                    <w:sz w:val="22"/>
                    <w:szCs w:val="22"/>
                  </w:rPr>
                  <w:delText>7</w:delText>
                </w:r>
              </w:del>
            </w:ins>
            <w:del w:id="1511" w:author="Laura Elena Balmaceda Valdez" w:date="2020-10-06T11:38:00Z">
              <w:r w:rsidR="002B352A" w:rsidRPr="006B7A93" w:rsidDel="00695147">
                <w:rPr>
                  <w:rFonts w:ascii="Calibri" w:hAnsi="Calibri"/>
                  <w:sz w:val="22"/>
                  <w:szCs w:val="22"/>
                </w:rPr>
                <w:delText>8</w:delText>
              </w:r>
            </w:del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512" w:author="Luis Adrian Benavidez [2]" w:date="2020-04-28T14:22:00Z">
              <w:tcPr>
                <w:tcW w:w="16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3FFA2C0" w14:textId="77777777" w:rsidR="002B352A" w:rsidRDefault="002B352A">
            <w:pPr>
              <w:jc w:val="left"/>
              <w:rPr>
                <w:rFonts w:ascii="Calibri" w:hAnsi="Calibri"/>
                <w:sz w:val="22"/>
                <w:szCs w:val="22"/>
              </w:rPr>
              <w:pPrChange w:id="1513" w:author="Luis Adrian Benavidez [2]" w:date="2020-04-28T14:22:00Z">
                <w:pPr>
                  <w:jc w:val="center"/>
                </w:pPr>
              </w:pPrChange>
            </w:pPr>
            <w:r w:rsidRPr="006B7A93">
              <w:rPr>
                <w:rFonts w:ascii="Calibri" w:hAnsi="Calibri"/>
                <w:sz w:val="22"/>
                <w:szCs w:val="22"/>
              </w:rPr>
              <w:t>Filler</w:t>
            </w: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514" w:author="Luis Adrian Benavidez [2]" w:date="2020-04-28T14:22:00Z">
              <w:tcPr>
                <w:tcW w:w="8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511369DA" w14:textId="77777777" w:rsidR="002B352A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</w:t>
            </w:r>
            <w:del w:id="1515" w:author="Luis Adrian Benavidez [2]" w:date="2020-04-28T12:00:00Z">
              <w:r w:rsidDel="002B352A">
                <w:rPr>
                  <w:rFonts w:ascii="Calibri" w:hAnsi="Calibri"/>
                  <w:sz w:val="22"/>
                  <w:szCs w:val="22"/>
                </w:rPr>
                <w:delText>(</w:delText>
              </w:r>
              <w:r w:rsidRPr="006B7A93" w:rsidDel="002B352A">
                <w:rPr>
                  <w:rFonts w:ascii="Calibri" w:hAnsi="Calibri"/>
                  <w:sz w:val="22"/>
                  <w:szCs w:val="22"/>
                </w:rPr>
                <w:delText>239)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1516" w:author="Luis Adrian Benavidez [2]" w:date="2020-04-28T14:22:00Z">
              <w:tcPr>
                <w:tcW w:w="70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0D0C2AF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517" w:author="Luis Adrian Benavidez [2]" w:date="2020-04-28T11:58:00Z">
              <w:r>
                <w:rPr>
                  <w:rFonts w:ascii="Calibri" w:hAnsi="Calibri"/>
                  <w:sz w:val="22"/>
                  <w:szCs w:val="22"/>
                </w:rPr>
                <w:t>23</w:t>
              </w:r>
            </w:ins>
            <w:ins w:id="1518" w:author="Luis Adrian Benavidez [2]" w:date="2020-10-14T11:14:00Z">
              <w:r w:rsidR="00454BB6">
                <w:rPr>
                  <w:rFonts w:ascii="Calibri" w:hAnsi="Calibri"/>
                  <w:sz w:val="22"/>
                  <w:szCs w:val="22"/>
                </w:rPr>
                <w:t>4</w:t>
              </w:r>
            </w:ins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519" w:author="Luis Adrian Benavidez [2]" w:date="2020-04-28T14:22:00Z">
              <w:tcPr>
                <w:tcW w:w="567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13C9A265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04</w:t>
            </w:r>
            <w:ins w:id="1520" w:author="Luis Adrian Benavidez [2]" w:date="2020-10-14T11:14:00Z">
              <w:r w:rsidR="00454BB6">
                <w:rPr>
                  <w:rFonts w:ascii="Calibri" w:hAnsi="Calibri"/>
                  <w:sz w:val="22"/>
                  <w:szCs w:val="22"/>
                </w:rPr>
                <w:t>7</w:t>
              </w:r>
            </w:ins>
            <w:del w:id="1521" w:author="Luis Adrian Benavidez [2]" w:date="2020-10-14T11:14:00Z">
              <w:r w:rsidRPr="006B7A93" w:rsidDel="00454BB6">
                <w:rPr>
                  <w:rFonts w:ascii="Calibri" w:hAnsi="Calibri"/>
                  <w:sz w:val="22"/>
                  <w:szCs w:val="22"/>
                </w:rPr>
                <w:delText>2</w:delText>
              </w:r>
            </w:del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522" w:author="Luis Adrian Benavidez [2]" w:date="2020-04-28T14:22:00Z">
              <w:tcPr>
                <w:tcW w:w="1417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3967C90B" w14:textId="77777777" w:rsidR="002B352A" w:rsidRPr="006B7A93" w:rsidRDefault="002B352A" w:rsidP="007B0C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280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PrChange w:id="1523" w:author="Luis Adrian Benavidez [2]" w:date="2020-04-28T14:22:00Z">
              <w:tcPr>
                <w:tcW w:w="321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</w:tcPrChange>
          </w:tcPr>
          <w:p w14:paraId="5D98885B" w14:textId="77777777" w:rsidR="002B352A" w:rsidRPr="006B7A93" w:rsidRDefault="002B352A" w:rsidP="007B0CD5">
            <w:pPr>
              <w:rPr>
                <w:rFonts w:ascii="Calibri" w:hAnsi="Calibri"/>
                <w:sz w:val="22"/>
                <w:szCs w:val="22"/>
              </w:rPr>
            </w:pPr>
            <w:r w:rsidRPr="006B7A93">
              <w:rPr>
                <w:rFonts w:ascii="Calibri" w:hAnsi="Calibri"/>
                <w:sz w:val="22"/>
                <w:szCs w:val="22"/>
              </w:rPr>
              <w:t>Campo para uso futuro.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B7A93">
              <w:rPr>
                <w:rFonts w:ascii="Calibri" w:hAnsi="Calibri"/>
                <w:sz w:val="22"/>
                <w:szCs w:val="22"/>
              </w:rPr>
              <w:t>Valor fijo: ceros.</w:t>
            </w:r>
          </w:p>
        </w:tc>
      </w:tr>
    </w:tbl>
    <w:p w14:paraId="753E47C1" w14:textId="77777777" w:rsidR="00C54A67" w:rsidRDefault="00C54A67" w:rsidP="007E311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Textoennegrita"/>
          <w:b w:val="0"/>
          <w:iCs/>
          <w:sz w:val="20"/>
        </w:rPr>
      </w:pPr>
    </w:p>
    <w:p w14:paraId="7153BD4F" w14:textId="77777777" w:rsidR="007E311E" w:rsidRDefault="00930B96" w:rsidP="007E311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Textoennegrita"/>
          <w:b w:val="0"/>
          <w:iCs/>
          <w:sz w:val="20"/>
        </w:rPr>
      </w:pPr>
      <w:r w:rsidRPr="00930B96">
        <w:rPr>
          <w:rStyle w:val="Textoennegrita"/>
          <w:b w:val="0"/>
          <w:iCs/>
          <w:sz w:val="20"/>
        </w:rPr>
        <w:t>*Los Filler son espacios o ceros requeridos por el formato de la entidad.</w:t>
      </w:r>
    </w:p>
    <w:p w14:paraId="349265D4" w14:textId="77777777" w:rsidR="00E14C4E" w:rsidRPr="00D03402" w:rsidRDefault="00E14C4E" w:rsidP="00ED4782">
      <w:pPr>
        <w:pStyle w:val="Ttulo2"/>
        <w:numPr>
          <w:ilvl w:val="0"/>
          <w:numId w:val="0"/>
        </w:numPr>
        <w:ind w:firstLine="360"/>
      </w:pPr>
      <w:bookmarkStart w:id="1524" w:name="_Toc1655871"/>
      <w:r w:rsidRPr="00D03402">
        <w:rPr>
          <w:rStyle w:val="nfasis"/>
          <w:bCs/>
          <w:color w:val="000000"/>
        </w:rPr>
        <w:t>D) GENERAR ARCHIVO</w:t>
      </w:r>
      <w:r w:rsidR="00665EB8">
        <w:rPr>
          <w:rStyle w:val="nfasis"/>
          <w:bCs/>
          <w:color w:val="000000"/>
        </w:rPr>
        <w:t>S</w:t>
      </w:r>
      <w:r w:rsidRPr="00D03402">
        <w:rPr>
          <w:rStyle w:val="nfasis"/>
          <w:bCs/>
          <w:color w:val="000000"/>
        </w:rPr>
        <w:t xml:space="preserve"> PARA ENTIDAD</w:t>
      </w:r>
      <w:bookmarkEnd w:id="1524"/>
    </w:p>
    <w:p w14:paraId="6F593FAB" w14:textId="77777777" w:rsidR="00A41D31" w:rsidRPr="00C94507" w:rsidRDefault="00A41D31" w:rsidP="00ED4782">
      <w:pPr>
        <w:pStyle w:val="paragraph"/>
        <w:numPr>
          <w:ilvl w:val="0"/>
          <w:numId w:val="39"/>
        </w:numPr>
        <w:textAlignment w:val="baseline"/>
        <w:rPr>
          <w:ins w:id="1525" w:author="Luis Adrian Benavidez [2]" w:date="2020-04-28T14:26:00Z"/>
          <w:rFonts w:ascii="Arial" w:hAnsi="Arial" w:cs="Arial"/>
          <w:sz w:val="20"/>
          <w:szCs w:val="20"/>
          <w:rPrChange w:id="1526" w:author="Luis Adrian Benavidez [2]" w:date="2020-04-28T14:26:00Z">
            <w:rPr>
              <w:ins w:id="1527" w:author="Luis Adrian Benavidez [2]" w:date="2020-04-28T14:26:00Z"/>
            </w:rPr>
          </w:rPrChange>
        </w:rPr>
      </w:pPr>
      <w:ins w:id="1528" w:author="Luis Adrian Benavidez" w:date="2018-10-22T12:10:00Z">
        <w:r>
          <w:t xml:space="preserve">Generar archivo de texto con el nombre </w:t>
        </w:r>
        <w:r>
          <w:rPr>
            <w:rFonts w:ascii="Calibri" w:hAnsi="Calibri"/>
          </w:rPr>
          <w:t xml:space="preserve">FACXXXX.ddmmaa (sin extensión) donde XXXX corresponde a Nro. empresa </w:t>
        </w:r>
      </w:ins>
      <w:ins w:id="1529" w:author="Luis Adrian Benavidez" w:date="2018-10-22T12:11:00Z">
        <w:r>
          <w:rPr>
            <w:rFonts w:ascii="Calibri" w:hAnsi="Calibri"/>
          </w:rPr>
          <w:t>(</w:t>
        </w:r>
        <w:r>
          <w:rPr>
            <w:rFonts w:ascii="Calibri" w:hAnsi="Calibri"/>
            <w:sz w:val="22"/>
            <w:szCs w:val="22"/>
          </w:rPr>
          <w:t>Valor Campo Tabla Intermedia “</w:t>
        </w:r>
        <w:r>
          <w:rPr>
            <w:rFonts w:ascii="Calibri" w:hAnsi="Calibri" w:cs="Calibri"/>
            <w:color w:val="000000"/>
            <w:sz w:val="22"/>
            <w:szCs w:val="22"/>
          </w:rPr>
          <w:t>CodigoServicio”</w:t>
        </w:r>
        <w:r>
          <w:rPr>
            <w:rFonts w:ascii="Calibri" w:hAnsi="Calibri"/>
          </w:rPr>
          <w:t>)</w:t>
        </w:r>
      </w:ins>
      <w:ins w:id="1530" w:author="Luis Adrian Benavidez" w:date="2018-10-22T12:10:00Z">
        <w:r>
          <w:rPr>
            <w:rFonts w:ascii="Calibri" w:hAnsi="Calibri"/>
          </w:rPr>
          <w:t xml:space="preserve"> y “ddmmaa” corresponden al día, mes y año de generación del archivo.</w:t>
        </w:r>
        <w:r>
          <w:t xml:space="preserve"> </w:t>
        </w:r>
      </w:ins>
      <w:del w:id="1531" w:author="Luis Adrian Benavidez" w:date="2018-10-22T12:10:00Z">
        <w:r w:rsidR="006B1A7D" w:rsidRPr="00ED4782" w:rsidDel="00A41D31">
          <w:rPr>
            <w:rStyle w:val="normaltextrun1"/>
            <w:rFonts w:ascii="Arial" w:hAnsi="Arial" w:cs="Arial"/>
            <w:sz w:val="20"/>
            <w:szCs w:val="20"/>
            <w:lang w:val="es-AR"/>
          </w:rPr>
          <w:delText xml:space="preserve">Generar archivo de texto con los nombres detallados en la definición de cada archivo y </w:delText>
        </w:r>
      </w:del>
    </w:p>
    <w:p w14:paraId="4DEC722A" w14:textId="77777777" w:rsidR="00C94507" w:rsidRPr="00A41D31" w:rsidRDefault="00C94507" w:rsidP="00ED4782">
      <w:pPr>
        <w:pStyle w:val="paragraph"/>
        <w:numPr>
          <w:ilvl w:val="0"/>
          <w:numId w:val="39"/>
        </w:numPr>
        <w:textAlignment w:val="baseline"/>
        <w:rPr>
          <w:ins w:id="1532" w:author="Luis Adrian Benavidez" w:date="2018-10-22T12:10:00Z"/>
          <w:rStyle w:val="normaltextrun1"/>
          <w:rFonts w:ascii="Arial" w:hAnsi="Arial" w:cs="Arial"/>
          <w:sz w:val="20"/>
          <w:szCs w:val="20"/>
          <w:rPrChange w:id="1533" w:author="Luis Adrian Benavidez" w:date="2018-10-22T12:10:00Z">
            <w:rPr>
              <w:ins w:id="1534" w:author="Luis Adrian Benavidez" w:date="2018-10-22T12:10:00Z"/>
              <w:rStyle w:val="normaltextrun1"/>
              <w:rFonts w:ascii="Arial" w:hAnsi="Arial" w:cs="Arial"/>
              <w:sz w:val="20"/>
              <w:szCs w:val="20"/>
              <w:lang w:val="es-AR" w:eastAsia="en-US"/>
            </w:rPr>
          </w:rPrChange>
        </w:rPr>
      </w:pPr>
      <w:ins w:id="1535" w:author="Luis Adrian Benavidez [2]" w:date="2020-04-28T14:26:00Z">
        <w:r w:rsidRPr="00C94507">
          <w:rPr>
            <w:highlight w:val="yellow"/>
            <w:rPrChange w:id="1536" w:author="Luis Adrian Benavidez [2]" w:date="2020-04-28T14:26:00Z">
              <w:rPr/>
            </w:rPrChange>
          </w:rPr>
          <w:t>Zipearlo</w:t>
        </w:r>
      </w:ins>
    </w:p>
    <w:p w14:paraId="02E49698" w14:textId="77777777" w:rsidR="006B1A7D" w:rsidRPr="00ED4782" w:rsidRDefault="006B1A7D" w:rsidP="00ED4782">
      <w:pPr>
        <w:pStyle w:val="paragraph"/>
        <w:numPr>
          <w:ilvl w:val="0"/>
          <w:numId w:val="39"/>
        </w:numPr>
        <w:textAlignment w:val="baseline"/>
        <w:rPr>
          <w:rFonts w:ascii="Arial" w:hAnsi="Arial" w:cs="Arial"/>
          <w:sz w:val="20"/>
          <w:szCs w:val="20"/>
        </w:rPr>
      </w:pPr>
      <w:del w:id="1537" w:author="Luis Adrian Benavidez" w:date="2018-10-22T12:10:00Z">
        <w:r w:rsidRPr="00ED4782" w:rsidDel="00A41D31">
          <w:rPr>
            <w:rStyle w:val="normaltextrun1"/>
            <w:rFonts w:ascii="Arial" w:hAnsi="Arial" w:cs="Arial"/>
            <w:sz w:val="20"/>
            <w:szCs w:val="20"/>
            <w:lang w:val="es-AR"/>
          </w:rPr>
          <w:delText>a</w:delText>
        </w:r>
      </w:del>
      <w:ins w:id="1538" w:author="Luis Adrian Benavidez" w:date="2018-10-22T12:10:00Z">
        <w:r w:rsidR="00A41D31">
          <w:rPr>
            <w:rStyle w:val="normaltextrun1"/>
            <w:rFonts w:ascii="Arial" w:hAnsi="Arial" w:cs="Arial"/>
            <w:sz w:val="20"/>
            <w:szCs w:val="20"/>
            <w:lang w:val="es-AR"/>
          </w:rPr>
          <w:t>A</w:t>
        </w:r>
      </w:ins>
      <w:r w:rsidRPr="00ED4782">
        <w:rPr>
          <w:rStyle w:val="normaltextrun1"/>
          <w:rFonts w:ascii="Arial" w:hAnsi="Arial" w:cs="Arial"/>
          <w:sz w:val="20"/>
          <w:szCs w:val="20"/>
          <w:lang w:val="es-AR"/>
        </w:rPr>
        <w:t>lmacenar en carpeta “</w:t>
      </w:r>
      <w:r>
        <w:rPr>
          <w:rStyle w:val="normaltextrun1"/>
          <w:rFonts w:ascii="Arial" w:hAnsi="Arial" w:cs="Arial"/>
          <w:color w:val="000000"/>
          <w:sz w:val="20"/>
          <w:szCs w:val="20"/>
          <w:lang w:val="es-AR"/>
        </w:rPr>
        <w:t>PAGOMISCUENTAS</w:t>
      </w:r>
      <w:r w:rsidRPr="00ED4782">
        <w:rPr>
          <w:rStyle w:val="normaltextrun1"/>
          <w:rFonts w:ascii="Arial" w:hAnsi="Arial" w:cs="Arial"/>
          <w:color w:val="000000"/>
          <w:sz w:val="20"/>
          <w:szCs w:val="20"/>
          <w:lang w:val="es-AR"/>
        </w:rPr>
        <w:t>/</w:t>
      </w:r>
      <w:r>
        <w:rPr>
          <w:rStyle w:val="spellingerror"/>
          <w:rFonts w:ascii="Arial" w:hAnsi="Arial" w:cs="Arial"/>
          <w:color w:val="000000"/>
          <w:sz w:val="20"/>
          <w:szCs w:val="20"/>
          <w:lang w:val="es-AR"/>
        </w:rPr>
        <w:t>OUT</w:t>
      </w:r>
      <w:r w:rsidRPr="00ED4782">
        <w:rPr>
          <w:rStyle w:val="normaltextrun1"/>
          <w:rFonts w:ascii="Arial" w:hAnsi="Arial" w:cs="Arial"/>
          <w:color w:val="000000"/>
          <w:sz w:val="20"/>
          <w:szCs w:val="20"/>
          <w:lang w:val="es-AR"/>
        </w:rPr>
        <w:t xml:space="preserve">” del servidor FTP. (ver </w:t>
      </w:r>
      <w:r w:rsidRPr="00ED4782">
        <w:rPr>
          <w:rStyle w:val="normaltextrun1"/>
          <w:rFonts w:ascii="Arial" w:hAnsi="Arial" w:cs="Arial"/>
          <w:color w:val="0000FF"/>
          <w:sz w:val="20"/>
          <w:szCs w:val="20"/>
          <w:u w:val="single"/>
          <w:lang w:val="es-AR"/>
        </w:rPr>
        <w:t>sección 8.1</w:t>
      </w:r>
      <w:r w:rsidRPr="00ED4782">
        <w:rPr>
          <w:rStyle w:val="normaltextrun1"/>
          <w:rFonts w:ascii="Arial" w:hAnsi="Arial" w:cs="Arial"/>
          <w:color w:val="000000"/>
          <w:sz w:val="20"/>
          <w:szCs w:val="20"/>
          <w:lang w:val="es-AR"/>
        </w:rPr>
        <w:t>)</w:t>
      </w:r>
      <w:r w:rsidRPr="00ED4782">
        <w:rPr>
          <w:rStyle w:val="normaltextrun1"/>
          <w:rFonts w:ascii="Arial" w:hAnsi="Arial" w:cs="Arial"/>
          <w:sz w:val="20"/>
          <w:szCs w:val="20"/>
          <w:lang w:val="es-AR"/>
        </w:rPr>
        <w:t>.</w:t>
      </w:r>
      <w:r w:rsidRPr="00ED4782">
        <w:rPr>
          <w:rStyle w:val="eop"/>
          <w:rFonts w:ascii="Arial" w:hAnsi="Arial" w:cs="Arial"/>
          <w:sz w:val="20"/>
          <w:szCs w:val="20"/>
        </w:rPr>
        <w:t> </w:t>
      </w:r>
      <w:ins w:id="1539" w:author="Luis Adrian Benavidez" w:date="2018-10-22T12:10:00Z">
        <w:r w:rsidR="00A41D31">
          <w:rPr>
            <w:rStyle w:val="eop"/>
            <w:rFonts w:ascii="Arial" w:hAnsi="Arial" w:cs="Arial"/>
            <w:sz w:val="20"/>
            <w:szCs w:val="20"/>
          </w:rPr>
          <w:t xml:space="preserve">    </w:t>
        </w:r>
        <w:r w:rsidR="00A41D31">
          <w:rPr>
            <w:rFonts w:ascii="Calibri" w:hAnsi="Calibri"/>
            <w:sz w:val="22"/>
            <w:szCs w:val="22"/>
          </w:rPr>
          <w:t>Valor Campo Tabla Intermedia “</w:t>
        </w:r>
        <w:r w:rsidR="00A41D31">
          <w:rPr>
            <w:rFonts w:ascii="Calibri" w:hAnsi="Calibri" w:cs="Calibri"/>
            <w:color w:val="000000"/>
            <w:sz w:val="22"/>
            <w:szCs w:val="22"/>
          </w:rPr>
          <w:t>CodigoServicio”</w:t>
        </w:r>
      </w:ins>
    </w:p>
    <w:p w14:paraId="1671F6D3" w14:textId="77777777" w:rsidR="0066034F" w:rsidRPr="00F7689A" w:rsidRDefault="00CA18A1" w:rsidP="00ED4782">
      <w:pPr>
        <w:pStyle w:val="Ttulo2"/>
        <w:numPr>
          <w:ilvl w:val="0"/>
          <w:numId w:val="0"/>
        </w:numPr>
        <w:ind w:firstLine="360"/>
      </w:pPr>
      <w:bookmarkStart w:id="1540" w:name="_Toc1655872"/>
      <w:r w:rsidRPr="00CD76C2">
        <w:rPr>
          <w:rStyle w:val="Textoennegrita"/>
          <w:b/>
          <w:i/>
          <w:iCs/>
        </w:rPr>
        <w:lastRenderedPageBreak/>
        <w:t>E</w:t>
      </w:r>
      <w:r w:rsidR="0066034F" w:rsidRPr="00ED4782">
        <w:rPr>
          <w:rStyle w:val="Textoennegrita"/>
          <w:b/>
          <w:i/>
          <w:iCs/>
        </w:rPr>
        <w:t>) NOTIFICAR PROCESO FINALIZADO</w:t>
      </w:r>
      <w:bookmarkEnd w:id="1540"/>
    </w:p>
    <w:p w14:paraId="2D16B993" w14:textId="77777777" w:rsidR="00A41D31" w:rsidRPr="00FF6B1D" w:rsidRDefault="00A41D31" w:rsidP="00A41D31">
      <w:pPr>
        <w:autoSpaceDE w:val="0"/>
        <w:autoSpaceDN w:val="0"/>
        <w:spacing w:before="40" w:after="40"/>
        <w:ind w:left="720" w:hanging="360"/>
        <w:rPr>
          <w:ins w:id="1541" w:author="Luis Adrian Benavidez" w:date="2018-10-22T12:11:00Z"/>
        </w:rPr>
      </w:pPr>
      <w:ins w:id="1542" w:author="Luis Adrian Benavidez" w:date="2018-10-22T12:11:00Z">
        <w:r>
          <w:rPr>
            <w:rFonts w:ascii="Symbol" w:hAnsi="Symbol"/>
            <w:sz w:val="24"/>
            <w:szCs w:val="24"/>
          </w:rPr>
          <w:t></w:t>
        </w:r>
        <w:r>
          <w:rPr>
            <w:rFonts w:ascii="Times New Roman" w:hAnsi="Times New Roman"/>
            <w:sz w:val="14"/>
            <w:szCs w:val="14"/>
          </w:rPr>
          <w:t xml:space="preserve">         </w:t>
        </w:r>
        <w:r w:rsidRPr="00FF6B1D">
          <w:t xml:space="preserve">Se deberá enviar un e-mail de acuerdo </w:t>
        </w:r>
        <w:r>
          <w:t>con</w:t>
        </w:r>
        <w:r w:rsidRPr="00FF6B1D">
          <w:t xml:space="preserve"> lo detallado en el documento que se encuentra en el siguiente link:  </w:t>
        </w:r>
      </w:ins>
    </w:p>
    <w:p w14:paraId="5BD9FA5E" w14:textId="77777777" w:rsidR="00A41D31" w:rsidRDefault="00A41D31" w:rsidP="00A41D31">
      <w:pPr>
        <w:autoSpaceDE w:val="0"/>
        <w:autoSpaceDN w:val="0"/>
        <w:ind w:left="720"/>
        <w:rPr>
          <w:ins w:id="1543" w:author="Luis Adrian Benavidez" w:date="2018-10-22T12:11:00Z"/>
          <w:rFonts w:ascii="Times New Roman" w:hAnsi="Times New Roman"/>
          <w:sz w:val="24"/>
          <w:szCs w:val="24"/>
        </w:rPr>
      </w:pPr>
      <w:ins w:id="1544" w:author="Luis Adrian Benavidez" w:date="2018-10-22T12:11:00Z">
        <w:r>
          <w:fldChar w:fldCharType="begin"/>
        </w:r>
        <w:r>
          <w:instrText xml:space="preserve"> HYPERLINK "https://signecon.gruposancorseguros.com/display/PERP/COPEs+-+Tabla+Emails" </w:instrText>
        </w:r>
        <w:r>
          <w:fldChar w:fldCharType="separate"/>
        </w:r>
        <w:r w:rsidRPr="003E0C1D">
          <w:rPr>
            <w:rStyle w:val="Hipervnculo"/>
            <w:rFonts w:ascii="Times New Roman" w:hAnsi="Times New Roman"/>
            <w:sz w:val="24"/>
            <w:szCs w:val="24"/>
          </w:rPr>
          <w:t>https://signecon.gruposancorseguros.com/display/PERP/COPEs+-+Tabla+Emails</w:t>
        </w:r>
        <w:r>
          <w:rPr>
            <w:rStyle w:val="Hipervnculo"/>
            <w:rFonts w:ascii="Times New Roman" w:hAnsi="Times New Roman"/>
            <w:sz w:val="24"/>
            <w:szCs w:val="24"/>
          </w:rPr>
          <w:fldChar w:fldCharType="end"/>
        </w:r>
        <w:r>
          <w:rPr>
            <w:rFonts w:ascii="Times New Roman" w:hAnsi="Times New Roman"/>
            <w:sz w:val="24"/>
            <w:szCs w:val="24"/>
          </w:rPr>
          <w:t> </w:t>
        </w:r>
      </w:ins>
    </w:p>
    <w:p w14:paraId="5466CA4E" w14:textId="77777777" w:rsidR="0041622C" w:rsidDel="00A41D31" w:rsidRDefault="0041622C" w:rsidP="0041622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del w:id="1545" w:author="Luis Adrian Benavidez" w:date="2018-10-22T12:11:00Z"/>
        </w:rPr>
      </w:pPr>
      <w:del w:id="1546" w:author="Luis Adrian Benavidez" w:date="2018-10-22T12:11:00Z">
        <w:r w:rsidDel="00A41D31">
          <w:delText>Enviar un e-mail a:</w:delText>
        </w:r>
        <w:r w:rsidDel="00A41D31">
          <w:br/>
        </w:r>
      </w:del>
    </w:p>
    <w:p w14:paraId="066BEA3B" w14:textId="77777777" w:rsidR="0041622C" w:rsidDel="00A41D31" w:rsidRDefault="0041622C" w:rsidP="0041622C">
      <w:pPr>
        <w:pStyle w:val="Prrafodelista"/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del w:id="1547" w:author="Luis Adrian Benavidez" w:date="2018-10-22T12:11:00Z"/>
        </w:rPr>
      </w:pPr>
      <w:del w:id="1548" w:author="Luis Adrian Benavidez" w:date="2018-10-22T12:11:00Z">
        <w:r w:rsidDel="00A41D31">
          <w:delText>Responsable de Operaciones: Tabla intermedia, valor del campo “</w:delText>
        </w:r>
        <w:r w:rsidRPr="00D14187" w:rsidDel="00A41D31">
          <w:delText>Email_Responsable_Operaciones</w:delText>
        </w:r>
        <w:r w:rsidDel="00A41D31">
          <w:delText>”,</w:delText>
        </w:r>
      </w:del>
    </w:p>
    <w:p w14:paraId="75058F61" w14:textId="77777777" w:rsidR="0041622C" w:rsidDel="00A41D31" w:rsidRDefault="0041622C" w:rsidP="0041622C">
      <w:pPr>
        <w:pStyle w:val="Prrafodelista"/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del w:id="1549" w:author="Luis Adrian Benavidez" w:date="2018-10-22T12:11:00Z"/>
        </w:rPr>
      </w:pPr>
      <w:del w:id="1550" w:author="Luis Adrian Benavidez" w:date="2018-10-22T12:11:00Z">
        <w:r w:rsidDel="00A41D31">
          <w:delText>Responsable de Negocio: Tabla intermedia, valor del campo “</w:delText>
        </w:r>
        <w:r w:rsidRPr="00D14187" w:rsidDel="00A41D31">
          <w:delText>Email_Responsable_Negocio</w:delText>
        </w:r>
        <w:r w:rsidDel="00A41D31">
          <w:delText>”,</w:delText>
        </w:r>
      </w:del>
    </w:p>
    <w:p w14:paraId="715A740C" w14:textId="77777777" w:rsidR="0041622C" w:rsidDel="00A41D31" w:rsidRDefault="0041622C" w:rsidP="0041622C">
      <w:pPr>
        <w:widowControl/>
        <w:spacing w:before="100" w:beforeAutospacing="1" w:after="100" w:afterAutospacing="1"/>
        <w:ind w:left="720"/>
        <w:jc w:val="left"/>
        <w:rPr>
          <w:del w:id="1551" w:author="Luis Adrian Benavidez" w:date="2018-10-22T12:11:00Z"/>
        </w:rPr>
      </w:pPr>
      <w:del w:id="1552" w:author="Luis Adrian Benavidez" w:date="2018-10-22T12:11:00Z">
        <w:r w:rsidDel="00A41D31">
          <w:delText xml:space="preserve">informando la finalización del procesamiento del archivo, indicando: </w:delText>
        </w:r>
      </w:del>
    </w:p>
    <w:p w14:paraId="3622DB48" w14:textId="77777777" w:rsidR="0041622C" w:rsidDel="00A41D31" w:rsidRDefault="0041622C" w:rsidP="0041622C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del w:id="1553" w:author="Luis Adrian Benavidez" w:date="2018-10-22T12:11:00Z"/>
        </w:rPr>
      </w:pPr>
      <w:del w:id="1554" w:author="Luis Adrian Benavidez" w:date="2018-10-22T12:11:00Z">
        <w:r w:rsidDel="00A41D31">
          <w:delText>Ubicación de los archivos</w:delText>
        </w:r>
      </w:del>
    </w:p>
    <w:p w14:paraId="72433AC9" w14:textId="77777777" w:rsidR="0041622C" w:rsidDel="00A41D31" w:rsidRDefault="0041622C" w:rsidP="0041622C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del w:id="1555" w:author="Luis Adrian Benavidez" w:date="2018-10-22T12:11:00Z"/>
        </w:rPr>
      </w:pPr>
      <w:del w:id="1556" w:author="Luis Adrian Benavidez" w:date="2018-10-22T12:11:00Z">
        <w:r w:rsidDel="00A41D31">
          <w:delText>Cantidad total de registros</w:delText>
        </w:r>
      </w:del>
    </w:p>
    <w:p w14:paraId="183324DD" w14:textId="77777777" w:rsidR="0041622C" w:rsidDel="00A41D31" w:rsidRDefault="0041622C" w:rsidP="0041622C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del w:id="1557" w:author="Luis Adrian Benavidez" w:date="2018-10-22T12:11:00Z"/>
        </w:rPr>
      </w:pPr>
      <w:del w:id="1558" w:author="Luis Adrian Benavidez" w:date="2018-10-22T12:11:00Z">
        <w:r w:rsidDel="00A41D31">
          <w:delText>Importe total de los archivos (sumatoria de los valores de los campos “Importe 1er, 2do y 3er Vto” del archivo de SAP)</w:delText>
        </w:r>
      </w:del>
    </w:p>
    <w:p w14:paraId="7D19DEDD" w14:textId="77777777" w:rsidR="0066034F" w:rsidRPr="00396A72" w:rsidRDefault="0066034F" w:rsidP="00FE6119">
      <w:pPr>
        <w:pStyle w:val="Elistadevietas"/>
        <w:numPr>
          <w:ilvl w:val="0"/>
          <w:numId w:val="0"/>
        </w:numPr>
        <w:ind w:left="357"/>
        <w:jc w:val="center"/>
        <w:rPr>
          <w:lang w:val="es-AR"/>
        </w:rPr>
      </w:pPr>
    </w:p>
    <w:p w14:paraId="6487C768" w14:textId="77777777" w:rsidR="00572111" w:rsidRPr="00396A72" w:rsidRDefault="00164F3A" w:rsidP="0012144F">
      <w:pPr>
        <w:pStyle w:val="Ttulo1"/>
        <w:numPr>
          <w:ilvl w:val="0"/>
          <w:numId w:val="23"/>
        </w:numPr>
      </w:pPr>
      <w:bookmarkStart w:id="1559" w:name="_Toc1655873"/>
      <w:r w:rsidRPr="00396A72">
        <w:t>DISEÑO DE LA INTEGRACIÓN</w:t>
      </w:r>
      <w:bookmarkEnd w:id="1559"/>
    </w:p>
    <w:p w14:paraId="47F9DC30" w14:textId="77777777" w:rsidR="00572111" w:rsidRPr="005F7B4C" w:rsidRDefault="00356F77" w:rsidP="00164F3A">
      <w:pPr>
        <w:pStyle w:val="Ttulo2"/>
      </w:pPr>
      <w:bookmarkStart w:id="1560" w:name="_Toc1655874"/>
      <w:r w:rsidRPr="005F7B4C">
        <w:t>Esquemas de Carpeta de FTP</w:t>
      </w:r>
      <w:bookmarkEnd w:id="1560"/>
    </w:p>
    <w:p w14:paraId="5780FD7F" w14:textId="77777777" w:rsidR="00B91344" w:rsidRDefault="00B91344" w:rsidP="00B91344">
      <w:pPr>
        <w:rPr>
          <w:rFonts w:cs="Arial"/>
          <w:color w:val="000000"/>
          <w:lang w:val="es-ES" w:eastAsia="es-ES"/>
        </w:rPr>
      </w:pPr>
      <w:r>
        <w:rPr>
          <w:rFonts w:cs="Arial"/>
          <w:color w:val="000000"/>
          <w:lang w:eastAsia="es-ES"/>
        </w:rPr>
        <w:t>La estructura</w:t>
      </w:r>
      <w:r>
        <w:rPr>
          <w:rFonts w:cs="Arial"/>
          <w:color w:val="000000"/>
          <w:lang w:val="es-ES" w:eastAsia="es-ES"/>
        </w:rPr>
        <w:t xml:space="preserve"> de carpetas FTP y su forma de acceso se encuentra especificado en el archivo ubicado en la siguiente carpeta:</w:t>
      </w:r>
    </w:p>
    <w:p w14:paraId="0A89C5BC" w14:textId="77777777" w:rsidR="00B91344" w:rsidRPr="00846FCF" w:rsidRDefault="00000000" w:rsidP="00B91344">
      <w:pPr>
        <w:autoSpaceDE w:val="0"/>
        <w:autoSpaceDN w:val="0"/>
        <w:ind w:left="-360" w:firstLine="360"/>
        <w:rPr>
          <w:rFonts w:cs="Arial"/>
          <w:lang w:val="es-MX"/>
        </w:rPr>
      </w:pPr>
      <w:hyperlink r:id="rId22" w:history="1">
        <w:r w:rsidR="00B91344" w:rsidRPr="00846FCF">
          <w:rPr>
            <w:rStyle w:val="Hipervnculo"/>
            <w:rFonts w:cs="Arial"/>
          </w:rPr>
          <w:t>https://signecon.gruposancorseguros.com/display/PERP/COPEs+-+Estructura+carpetas+FTP</w:t>
        </w:r>
      </w:hyperlink>
    </w:p>
    <w:p w14:paraId="6273738B" w14:textId="77777777" w:rsidR="009F657F" w:rsidRPr="00356F77" w:rsidRDefault="009F657F" w:rsidP="00356F77">
      <w:pPr>
        <w:ind w:left="720"/>
      </w:pPr>
    </w:p>
    <w:p w14:paraId="022488D2" w14:textId="77777777" w:rsidR="00164F3A" w:rsidRPr="00396A72" w:rsidRDefault="00164F3A" w:rsidP="00164F3A">
      <w:pPr>
        <w:pStyle w:val="Ttulo2"/>
      </w:pPr>
      <w:bookmarkStart w:id="1561" w:name="_Toc1655875"/>
      <w:r w:rsidRPr="00396A72">
        <w:t>Diagrama de secuencia:</w:t>
      </w:r>
      <w:bookmarkEnd w:id="1561"/>
    </w:p>
    <w:p w14:paraId="4EA1944A" w14:textId="77777777" w:rsidR="00B91344" w:rsidRDefault="00B91344" w:rsidP="00B91344">
      <w:r w:rsidRPr="00AD6DC3">
        <w:t>No aplica.</w:t>
      </w:r>
    </w:p>
    <w:p w14:paraId="27C2B6F9" w14:textId="77777777" w:rsidR="009F657F" w:rsidRPr="00356F77" w:rsidDel="00A41D31" w:rsidRDefault="00024AF5" w:rsidP="00356F77">
      <w:pPr>
        <w:pStyle w:val="Prrafodelista"/>
        <w:rPr>
          <w:del w:id="1562" w:author="Luis Adrian Benavidez" w:date="2018-10-22T12:11:00Z"/>
          <w:i/>
        </w:rPr>
      </w:pPr>
      <w:del w:id="1563" w:author="Luis Adrian Benavidez" w:date="2018-10-22T12:11:00Z">
        <w:r w:rsidDel="00A41D31">
          <w:rPr>
            <w:i/>
            <w:highlight w:val="yellow"/>
          </w:rPr>
          <w:tab/>
        </w:r>
        <w:bookmarkStart w:id="1564" w:name="_Toc527973909"/>
        <w:bookmarkStart w:id="1565" w:name="_Toc528079000"/>
        <w:bookmarkStart w:id="1566" w:name="_Toc529971015"/>
        <w:bookmarkStart w:id="1567" w:name="_Toc1655876"/>
        <w:bookmarkEnd w:id="1564"/>
        <w:bookmarkEnd w:id="1565"/>
        <w:bookmarkEnd w:id="1566"/>
        <w:bookmarkEnd w:id="1567"/>
      </w:del>
    </w:p>
    <w:p w14:paraId="73F24200" w14:textId="77777777" w:rsidR="00DA734C" w:rsidRDefault="00164F3A" w:rsidP="00DA734C">
      <w:pPr>
        <w:pStyle w:val="Ttulo2"/>
      </w:pPr>
      <w:bookmarkStart w:id="1568" w:name="_Toc1655877"/>
      <w:r w:rsidRPr="00396A72">
        <w:t>Secuencia l</w:t>
      </w:r>
      <w:r w:rsidR="00DA734C" w:rsidRPr="00396A72">
        <w:t xml:space="preserve">ógica de </w:t>
      </w:r>
      <w:r w:rsidRPr="00396A72">
        <w:t>proceso</w:t>
      </w:r>
      <w:bookmarkEnd w:id="1568"/>
    </w:p>
    <w:p w14:paraId="2FDAE825" w14:textId="77777777" w:rsidR="009F657F" w:rsidRPr="009F657F" w:rsidRDefault="009F657F" w:rsidP="009F657F"/>
    <w:tbl>
      <w:tblPr>
        <w:tblW w:w="4887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7816"/>
      </w:tblGrid>
      <w:tr w:rsidR="0095753D" w:rsidRPr="00396A72" w14:paraId="740373CA" w14:textId="77777777" w:rsidTr="00A07B53">
        <w:trPr>
          <w:cantSplit/>
          <w:trHeight w:val="380"/>
          <w:jc w:val="center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7C08ADE0" w14:textId="77777777" w:rsidR="0095753D" w:rsidRPr="00396A72" w:rsidRDefault="0095753D" w:rsidP="00E15F4E">
            <w:pPr>
              <w:jc w:val="left"/>
              <w:rPr>
                <w:rStyle w:val="ENegrita"/>
              </w:rPr>
            </w:pPr>
            <w:r w:rsidRPr="00396A72">
              <w:rPr>
                <w:rStyle w:val="ENegrita"/>
                <w:szCs w:val="22"/>
              </w:rPr>
              <w:t>Flujo principal de Acción</w:t>
            </w:r>
          </w:p>
        </w:tc>
      </w:tr>
      <w:tr w:rsidR="0095753D" w:rsidRPr="00396A72" w14:paraId="7FB82D14" w14:textId="77777777" w:rsidTr="00A07B53">
        <w:trPr>
          <w:cantSplit/>
          <w:trHeight w:val="380"/>
          <w:jc w:val="center"/>
        </w:trPr>
        <w:tc>
          <w:tcPr>
            <w:tcW w:w="548" w:type="pct"/>
            <w:shd w:val="clear" w:color="auto" w:fill="DBE5F1" w:themeFill="accent1" w:themeFillTint="33"/>
            <w:vAlign w:val="center"/>
          </w:tcPr>
          <w:p w14:paraId="437E11AE" w14:textId="77777777" w:rsidR="0095753D" w:rsidRPr="00396A72" w:rsidRDefault="0095753D" w:rsidP="00E15F4E">
            <w:pPr>
              <w:jc w:val="center"/>
              <w:rPr>
                <w:rStyle w:val="ENegrita"/>
              </w:rPr>
            </w:pPr>
            <w:r w:rsidRPr="00396A72">
              <w:rPr>
                <w:rStyle w:val="ENegrita"/>
              </w:rPr>
              <w:t>Paso</w:t>
            </w:r>
          </w:p>
        </w:tc>
        <w:tc>
          <w:tcPr>
            <w:tcW w:w="4452" w:type="pct"/>
            <w:shd w:val="clear" w:color="auto" w:fill="DBE5F1" w:themeFill="accent1" w:themeFillTint="33"/>
            <w:vAlign w:val="center"/>
          </w:tcPr>
          <w:p w14:paraId="56791F72" w14:textId="77777777" w:rsidR="0095753D" w:rsidRPr="00396A72" w:rsidRDefault="0095753D" w:rsidP="00E15F4E">
            <w:pPr>
              <w:jc w:val="left"/>
              <w:rPr>
                <w:rStyle w:val="ENegrita"/>
                <w:b w:val="0"/>
                <w:bCs w:val="0"/>
              </w:rPr>
            </w:pPr>
            <w:r w:rsidRPr="00396A72">
              <w:rPr>
                <w:rStyle w:val="ENegrita"/>
              </w:rPr>
              <w:t>Acción</w:t>
            </w:r>
          </w:p>
        </w:tc>
      </w:tr>
      <w:tr w:rsidR="0095753D" w:rsidRPr="00396A72" w14:paraId="500D40C0" w14:textId="77777777" w:rsidTr="00A07B53">
        <w:trPr>
          <w:cantSplit/>
          <w:jc w:val="center"/>
        </w:trPr>
        <w:tc>
          <w:tcPr>
            <w:tcW w:w="548" w:type="pct"/>
          </w:tcPr>
          <w:p w14:paraId="57A66235" w14:textId="77777777" w:rsidR="0095753D" w:rsidRPr="00396A72" w:rsidRDefault="005E5EC7" w:rsidP="00E15F4E">
            <w:pPr>
              <w:jc w:val="center"/>
            </w:pPr>
            <w:r w:rsidRPr="00396A72">
              <w:rPr>
                <w:color w:val="FF0000"/>
              </w:rPr>
              <w:t>&lt;Nro&gt;</w:t>
            </w:r>
          </w:p>
        </w:tc>
        <w:tc>
          <w:tcPr>
            <w:tcW w:w="4452" w:type="pct"/>
          </w:tcPr>
          <w:p w14:paraId="25127488" w14:textId="77777777" w:rsidR="0095753D" w:rsidRPr="00396A72" w:rsidRDefault="005E5EC7" w:rsidP="0011218E">
            <w:pPr>
              <w:jc w:val="left"/>
            </w:pPr>
            <w:r w:rsidRPr="00396A72">
              <w:t>&lt;Descripción&gt;</w:t>
            </w:r>
          </w:p>
        </w:tc>
      </w:tr>
      <w:tr w:rsidR="00A07B53" w:rsidRPr="00396A72" w14:paraId="08B47ED8" w14:textId="77777777" w:rsidTr="00A07B53">
        <w:trPr>
          <w:cantSplit/>
          <w:trHeight w:val="412"/>
          <w:jc w:val="center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2779DA32" w14:textId="77777777" w:rsidR="00A07B53" w:rsidRPr="00396A72" w:rsidRDefault="00A07B53" w:rsidP="00E15F4E">
            <w:pPr>
              <w:jc w:val="left"/>
            </w:pPr>
            <w:r w:rsidRPr="00396A72">
              <w:rPr>
                <w:b/>
                <w:szCs w:val="22"/>
              </w:rPr>
              <w:t>Flujo alternativo de Acción</w:t>
            </w:r>
          </w:p>
        </w:tc>
      </w:tr>
      <w:tr w:rsidR="00A07B53" w:rsidRPr="00396A72" w14:paraId="6CED0768" w14:textId="77777777" w:rsidTr="00A07B53">
        <w:trPr>
          <w:cantSplit/>
          <w:trHeight w:val="380"/>
          <w:jc w:val="center"/>
        </w:trPr>
        <w:tc>
          <w:tcPr>
            <w:tcW w:w="548" w:type="pct"/>
            <w:shd w:val="clear" w:color="auto" w:fill="DBE5F1" w:themeFill="accent1" w:themeFillTint="33"/>
            <w:vAlign w:val="center"/>
          </w:tcPr>
          <w:p w14:paraId="0F72CD4F" w14:textId="77777777" w:rsidR="00A07B53" w:rsidRPr="00396A72" w:rsidRDefault="00A07B53" w:rsidP="00E15F4E">
            <w:pPr>
              <w:jc w:val="center"/>
              <w:rPr>
                <w:rStyle w:val="ENegrita"/>
              </w:rPr>
            </w:pPr>
            <w:r w:rsidRPr="00396A72">
              <w:rPr>
                <w:rStyle w:val="ENegrita"/>
              </w:rPr>
              <w:t>Paso</w:t>
            </w:r>
          </w:p>
        </w:tc>
        <w:tc>
          <w:tcPr>
            <w:tcW w:w="4452" w:type="pct"/>
            <w:shd w:val="clear" w:color="auto" w:fill="DBE5F1" w:themeFill="accent1" w:themeFillTint="33"/>
            <w:vAlign w:val="center"/>
          </w:tcPr>
          <w:p w14:paraId="423B02F3" w14:textId="77777777" w:rsidR="00A07B53" w:rsidRPr="00396A72" w:rsidRDefault="00A07B53" w:rsidP="00E15F4E">
            <w:pPr>
              <w:jc w:val="center"/>
              <w:rPr>
                <w:rStyle w:val="ENegrita"/>
                <w:b w:val="0"/>
                <w:bCs w:val="0"/>
              </w:rPr>
            </w:pPr>
            <w:r w:rsidRPr="00396A72">
              <w:rPr>
                <w:rStyle w:val="ENegrita"/>
              </w:rPr>
              <w:t>Acción</w:t>
            </w:r>
          </w:p>
        </w:tc>
      </w:tr>
      <w:tr w:rsidR="00A07B53" w:rsidRPr="00396A72" w14:paraId="110C3B13" w14:textId="77777777" w:rsidTr="00A07B53">
        <w:trPr>
          <w:cantSplit/>
          <w:jc w:val="center"/>
        </w:trPr>
        <w:tc>
          <w:tcPr>
            <w:tcW w:w="548" w:type="pct"/>
            <w:vAlign w:val="center"/>
          </w:tcPr>
          <w:p w14:paraId="5C420688" w14:textId="77777777" w:rsidR="00A07B53" w:rsidRPr="00396A72" w:rsidRDefault="00A07B53" w:rsidP="00E15F4E">
            <w:pPr>
              <w:jc w:val="center"/>
              <w:rPr>
                <w:b/>
                <w:i/>
                <w:sz w:val="18"/>
                <w:szCs w:val="18"/>
              </w:rPr>
            </w:pPr>
            <w:r w:rsidRPr="00396A72">
              <w:rPr>
                <w:rStyle w:val="ENegrita"/>
                <w:sz w:val="18"/>
                <w:szCs w:val="18"/>
              </w:rPr>
              <w:t>ERROR</w:t>
            </w:r>
          </w:p>
        </w:tc>
        <w:tc>
          <w:tcPr>
            <w:tcW w:w="4452" w:type="pct"/>
          </w:tcPr>
          <w:p w14:paraId="6C018305" w14:textId="77777777" w:rsidR="00A07B53" w:rsidRPr="00396A72" w:rsidRDefault="005E5EC7" w:rsidP="0011218E">
            <w:r w:rsidRPr="00396A72">
              <w:rPr>
                <w:color w:val="FF0000"/>
              </w:rPr>
              <w:t>&lt;</w:t>
            </w:r>
            <w:r w:rsidR="00396A72" w:rsidRPr="00396A72">
              <w:rPr>
                <w:color w:val="FF0000"/>
              </w:rPr>
              <w:t>Acción</w:t>
            </w:r>
            <w:r w:rsidRPr="00396A72">
              <w:rPr>
                <w:color w:val="FF0000"/>
              </w:rPr>
              <w:t xml:space="preserve"> en Error&gt;</w:t>
            </w:r>
          </w:p>
        </w:tc>
      </w:tr>
    </w:tbl>
    <w:p w14:paraId="1D42FCE1" w14:textId="77777777" w:rsidR="0095753D" w:rsidRPr="00396A72" w:rsidRDefault="0095753D" w:rsidP="0095753D"/>
    <w:p w14:paraId="2DEC0753" w14:textId="77777777" w:rsidR="00164F3A" w:rsidRPr="00396A72" w:rsidRDefault="00164F3A" w:rsidP="00164F3A">
      <w:pPr>
        <w:pStyle w:val="Elistadevietas"/>
        <w:numPr>
          <w:ilvl w:val="0"/>
          <w:numId w:val="10"/>
        </w:numPr>
        <w:jc w:val="center"/>
        <w:rPr>
          <w:i/>
          <w:lang w:val="es-AR"/>
        </w:rPr>
      </w:pPr>
      <w:r w:rsidRPr="00396A72">
        <w:rPr>
          <w:i/>
          <w:lang w:val="es-AR"/>
        </w:rPr>
        <w:t>Secuencia de proceso</w:t>
      </w:r>
    </w:p>
    <w:p w14:paraId="52E1CED9" w14:textId="77777777" w:rsidR="001A4F2A" w:rsidRPr="00396A72" w:rsidRDefault="001A4F2A" w:rsidP="001A4F2A">
      <w:pPr>
        <w:pStyle w:val="Elistadevietas"/>
        <w:numPr>
          <w:ilvl w:val="0"/>
          <w:numId w:val="0"/>
        </w:numPr>
        <w:jc w:val="both"/>
        <w:rPr>
          <w:color w:val="0070C0"/>
          <w:lang w:val="es-AR"/>
        </w:rPr>
      </w:pPr>
    </w:p>
    <w:p w14:paraId="3BC9308D" w14:textId="77777777" w:rsidR="005E3A43" w:rsidRDefault="005E3A43" w:rsidP="001A4F2A">
      <w:pPr>
        <w:rPr>
          <w:ins w:id="1569" w:author="Luis Adrian Benavidez" w:date="2018-11-14T14:59:00Z"/>
        </w:rPr>
      </w:pPr>
      <w:ins w:id="1570" w:author="Luis Adrian Benavidez" w:date="2018-11-14T14:59:00Z">
        <w:r>
          <w:br w:type="page"/>
        </w:r>
      </w:ins>
    </w:p>
    <w:p w14:paraId="30586345" w14:textId="77777777" w:rsidR="001A4F2A" w:rsidRPr="00396A72" w:rsidRDefault="001A4F2A" w:rsidP="001A4F2A"/>
    <w:p w14:paraId="49E523EF" w14:textId="77777777" w:rsidR="005A64B7" w:rsidRPr="00396A72" w:rsidRDefault="005A64B7" w:rsidP="001A4F2A">
      <w:pPr>
        <w:pStyle w:val="EstiloTtulo1IzquierdaAntes0ptoDespus0pto"/>
      </w:pPr>
      <w:bookmarkStart w:id="1571" w:name="_Toc1655878"/>
      <w:bookmarkStart w:id="1572" w:name="_Toc372811197"/>
      <w:r w:rsidRPr="00396A72">
        <w:t>DATOS DE PRUEBA</w:t>
      </w:r>
      <w:bookmarkEnd w:id="1571"/>
    </w:p>
    <w:p w14:paraId="76A067CE" w14:textId="77777777" w:rsidR="001509FC" w:rsidRDefault="001509FC" w:rsidP="001509FC">
      <w:pPr>
        <w:rPr>
          <w:color w:val="FF0000"/>
        </w:rPr>
      </w:pPr>
    </w:p>
    <w:p w14:paraId="02BB3DD4" w14:textId="77777777" w:rsidR="005A64B7" w:rsidRPr="00396A72" w:rsidRDefault="005A64B7" w:rsidP="005A64B7">
      <w:pPr>
        <w:pStyle w:val="Ttulo2"/>
      </w:pPr>
      <w:bookmarkStart w:id="1573" w:name="_Toc510526165"/>
      <w:bookmarkStart w:id="1574" w:name="_Toc511056306"/>
      <w:bookmarkStart w:id="1575" w:name="_Toc511119073"/>
      <w:bookmarkStart w:id="1576" w:name="_Toc511119116"/>
      <w:bookmarkStart w:id="1577" w:name="_Toc510526166"/>
      <w:bookmarkStart w:id="1578" w:name="_Toc511056307"/>
      <w:bookmarkStart w:id="1579" w:name="_Toc511119074"/>
      <w:bookmarkStart w:id="1580" w:name="_Toc511119117"/>
      <w:bookmarkStart w:id="1581" w:name="_Toc1655879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r w:rsidRPr="00396A72">
        <w:t>Caso Exitoso</w:t>
      </w:r>
      <w:bookmarkEnd w:id="1581"/>
    </w:p>
    <w:p w14:paraId="643FA862" w14:textId="77777777" w:rsidR="00AB3421" w:rsidRDefault="00AB3421" w:rsidP="00AB3421">
      <w:pPr>
        <w:pStyle w:val="Ttulo3"/>
      </w:pPr>
      <w:bookmarkStart w:id="1582" w:name="_Toc505757795"/>
      <w:bookmarkStart w:id="1583" w:name="_Toc1655880"/>
      <w:r w:rsidRPr="00396A72">
        <w:t>Request/s</w:t>
      </w:r>
      <w:bookmarkEnd w:id="1582"/>
      <w:bookmarkEnd w:id="1583"/>
    </w:p>
    <w:p w14:paraId="792BA48C" w14:textId="77777777" w:rsidR="00D954EA" w:rsidRDefault="00843D5E" w:rsidP="00ED4782">
      <w:pPr>
        <w:rPr>
          <w:color w:val="FF0000"/>
        </w:rPr>
      </w:pPr>
      <w:del w:id="1584" w:author="Luis Adrian Benavidez [2]" w:date="2020-05-14T17:57:00Z">
        <w:r w:rsidDel="00397604">
          <w:rPr>
            <w:color w:val="FF0000"/>
          </w:rPr>
          <w:fldChar w:fldCharType="begin"/>
        </w:r>
        <w:r w:rsidDel="00397604">
          <w:rPr>
            <w:color w:val="FF0000"/>
          </w:rPr>
          <w:fldChar w:fldCharType="end"/>
        </w:r>
      </w:del>
      <w:del w:id="1585" w:author="Luis Adrian Benavidez" w:date="2018-10-24T10:22:00Z">
        <w:r w:rsidR="00092B92" w:rsidDel="00233587">
          <w:rPr>
            <w:color w:val="FF0000"/>
          </w:rPr>
          <w:fldChar w:fldCharType="begin"/>
        </w:r>
        <w:r w:rsidR="00092B92" w:rsidDel="00233587">
          <w:rPr>
            <w:color w:val="FF0000"/>
          </w:rPr>
          <w:fldChar w:fldCharType="end"/>
        </w:r>
      </w:del>
    </w:p>
    <w:p w14:paraId="1A5483C0" w14:textId="77777777" w:rsidR="00AB3421" w:rsidRPr="00CD76C2" w:rsidRDefault="00D335F8" w:rsidP="00ED4782">
      <w:ins w:id="1586" w:author="Luis Adrian Benavidez [2]" w:date="2020-05-14T18:05:00Z">
        <w:r>
          <w:rPr>
            <w:color w:val="FF0000"/>
          </w:rPr>
          <w:object w:dxaOrig="1534" w:dyaOrig="997" w14:anchorId="0C4787E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6.5pt;height:49.5pt" o:ole="">
              <v:imagedata r:id="rId23" o:title=""/>
            </v:shape>
            <o:OLEObject Type="Embed" ProgID="Package" ShapeID="_x0000_i1025" DrawAspect="Icon" ObjectID="_1770119237" r:id="rId24"/>
          </w:object>
        </w:r>
      </w:ins>
      <w:del w:id="1587" w:author="Luis Adrian Benavidez [2]" w:date="2020-05-14T17:59:00Z">
        <w:r w:rsidR="00397604" w:rsidDel="00D335F8">
          <w:rPr>
            <w:color w:val="FF0000"/>
          </w:rPr>
          <w:fldChar w:fldCharType="begin"/>
        </w:r>
        <w:r w:rsidR="00397604" w:rsidDel="00D335F8">
          <w:rPr>
            <w:color w:val="FF0000"/>
          </w:rPr>
          <w:fldChar w:fldCharType="end"/>
        </w:r>
      </w:del>
      <w:del w:id="1588" w:author="Luis Adrian Benavidez" w:date="2018-11-14T14:59:00Z">
        <w:r w:rsidR="00233587" w:rsidDel="005E3A43">
          <w:rPr>
            <w:color w:val="FF0000"/>
          </w:rPr>
          <w:fldChar w:fldCharType="begin"/>
        </w:r>
        <w:r w:rsidR="00233587" w:rsidDel="005E3A43">
          <w:rPr>
            <w:color w:val="FF0000"/>
          </w:rPr>
          <w:fldChar w:fldCharType="end"/>
        </w:r>
      </w:del>
      <w:del w:id="1589" w:author="Luis Adrian Benavidez" w:date="2018-10-23T17:24:00Z">
        <w:r w:rsidR="00A2449C" w:rsidDel="00092B92">
          <w:rPr>
            <w:color w:val="FF0000"/>
          </w:rPr>
          <w:object w:dxaOrig="1534" w:dyaOrig="997" w14:anchorId="2F3534AF">
            <v:shape id="_x0000_i1026" type="#_x0000_t75" style="width:76.5pt;height:50.25pt" o:ole="">
              <v:imagedata r:id="rId25" o:title=""/>
            </v:shape>
            <o:OLEObject Type="Embed" ProgID="Package" ShapeID="_x0000_i1026" DrawAspect="Icon" ObjectID="_1770119238" r:id="rId26"/>
          </w:object>
        </w:r>
      </w:del>
    </w:p>
    <w:p w14:paraId="374F1E03" w14:textId="77777777" w:rsidR="00AB3421" w:rsidRPr="00396A72" w:rsidRDefault="00AB3421" w:rsidP="00AB3421">
      <w:pPr>
        <w:pStyle w:val="Ttulo3"/>
      </w:pPr>
      <w:bookmarkStart w:id="1590" w:name="_Toc505757799"/>
      <w:bookmarkStart w:id="1591" w:name="_Toc1655881"/>
      <w:r w:rsidRPr="00396A72">
        <w:t>Response/s</w:t>
      </w:r>
      <w:bookmarkEnd w:id="1590"/>
      <w:bookmarkEnd w:id="1591"/>
    </w:p>
    <w:p w14:paraId="713F3AF2" w14:textId="77777777" w:rsidR="00AD1052" w:rsidRPr="00396A72" w:rsidRDefault="00D954EA" w:rsidP="00AD1052">
      <w:r>
        <w:t>Requerimiento exitoso.</w:t>
      </w:r>
    </w:p>
    <w:p w14:paraId="21C5384C" w14:textId="77777777" w:rsidR="005A64B7" w:rsidRPr="00396A72" w:rsidDel="00C94507" w:rsidRDefault="005A64B7" w:rsidP="005A64B7">
      <w:pPr>
        <w:rPr>
          <w:del w:id="1592" w:author="Luis Adrian Benavidez [2]" w:date="2020-04-28T14:25:00Z"/>
        </w:rPr>
      </w:pPr>
    </w:p>
    <w:p w14:paraId="260D821E" w14:textId="77777777" w:rsidR="005A64B7" w:rsidRPr="00396A72" w:rsidRDefault="00C94507" w:rsidP="005A64B7">
      <w:del w:id="1593" w:author="Luis Adrian Benavidez [2]" w:date="2020-04-28T15:04:00Z">
        <w:r w:rsidDel="00223C8C">
          <w:fldChar w:fldCharType="begin"/>
        </w:r>
        <w:r w:rsidDel="00223C8C">
          <w:fldChar w:fldCharType="end"/>
        </w:r>
      </w:del>
    </w:p>
    <w:p w14:paraId="6F458FD0" w14:textId="77777777" w:rsidR="005A64B7" w:rsidRPr="00396A72" w:rsidRDefault="005A64B7" w:rsidP="005A64B7">
      <w:pPr>
        <w:pStyle w:val="Ttulo2"/>
      </w:pPr>
      <w:bookmarkStart w:id="1594" w:name="_Toc1655882"/>
      <w:r w:rsidRPr="00396A72">
        <w:t>Caso de Error</w:t>
      </w:r>
      <w:bookmarkEnd w:id="1594"/>
    </w:p>
    <w:p w14:paraId="5AAB1360" w14:textId="77777777" w:rsidR="00AB3421" w:rsidRDefault="00AB3421" w:rsidP="00AB3421">
      <w:pPr>
        <w:pStyle w:val="Ttulo3"/>
      </w:pPr>
      <w:bookmarkStart w:id="1595" w:name="_Toc1655883"/>
      <w:r w:rsidRPr="00396A72">
        <w:t>Request/s</w:t>
      </w:r>
      <w:bookmarkEnd w:id="1595"/>
    </w:p>
    <w:p w14:paraId="70132A9B" w14:textId="77777777" w:rsidR="00AB3421" w:rsidRDefault="00AB3421" w:rsidP="00AD1052"/>
    <w:p w14:paraId="2A566942" w14:textId="77777777" w:rsidR="00AB3421" w:rsidRDefault="00B216A6" w:rsidP="00AD1052">
      <w:r>
        <w:object w:dxaOrig="1534" w:dyaOrig="997" w14:anchorId="2732E4E8">
          <v:shape id="_x0000_i1027" type="#_x0000_t75" style="width:78.75pt;height:50.25pt" o:ole="">
            <v:imagedata r:id="rId27" o:title=""/>
          </v:shape>
          <o:OLEObject Type="Embed" ProgID="Package" ShapeID="_x0000_i1027" DrawAspect="Icon" ObjectID="_1770119239" r:id="rId28"/>
        </w:object>
      </w:r>
    </w:p>
    <w:p w14:paraId="5010C0A6" w14:textId="77777777" w:rsidR="00AB3421" w:rsidRPr="00396A72" w:rsidRDefault="00AB3421" w:rsidP="00AB3421">
      <w:pPr>
        <w:pStyle w:val="Ttulo3"/>
      </w:pPr>
      <w:bookmarkStart w:id="1596" w:name="_Toc1655884"/>
      <w:r w:rsidRPr="00396A72">
        <w:t>Response/s</w:t>
      </w:r>
      <w:bookmarkEnd w:id="1596"/>
    </w:p>
    <w:p w14:paraId="2DBB7892" w14:textId="77777777" w:rsidR="00AB3421" w:rsidRDefault="00AB3421" w:rsidP="00AD1052">
      <w:r>
        <w:t>Detener el procesamiento. Continuar el flujo de error.</w:t>
      </w:r>
    </w:p>
    <w:p w14:paraId="0C0D51D5" w14:textId="77777777" w:rsidR="00AD1052" w:rsidRPr="00396A72" w:rsidRDefault="00AD1052" w:rsidP="00AD1052"/>
    <w:p w14:paraId="76091538" w14:textId="77777777" w:rsidR="005A64B7" w:rsidRPr="00396A72" w:rsidRDefault="005A64B7" w:rsidP="005A64B7"/>
    <w:p w14:paraId="557FF210" w14:textId="77777777" w:rsidR="001A4F2A" w:rsidRPr="00396A72" w:rsidRDefault="001A4F2A" w:rsidP="001A4F2A">
      <w:pPr>
        <w:pStyle w:val="EstiloTtulo1IzquierdaAntes0ptoDespus0pto"/>
      </w:pPr>
      <w:bookmarkStart w:id="1597" w:name="_Toc1655885"/>
      <w:r w:rsidRPr="00396A72">
        <w:t>REQUERIMIENTOS NO FUNCIONALES</w:t>
      </w:r>
      <w:bookmarkEnd w:id="1572"/>
      <w:bookmarkEnd w:id="1597"/>
    </w:p>
    <w:p w14:paraId="28763F3C" w14:textId="77777777" w:rsidR="001A4F2A" w:rsidRPr="00396A72" w:rsidRDefault="001A4F2A" w:rsidP="001A4F2A">
      <w:pPr>
        <w:pStyle w:val="Ttulo2"/>
        <w:rPr>
          <w:i/>
        </w:rPr>
      </w:pPr>
      <w:bookmarkStart w:id="1598" w:name="_Toc372811198"/>
      <w:bookmarkStart w:id="1599" w:name="_Toc1655886"/>
      <w:r w:rsidRPr="00396A72">
        <w:rPr>
          <w:i/>
        </w:rPr>
        <w:t>Aspectos de Seguridad</w:t>
      </w:r>
      <w:bookmarkEnd w:id="1598"/>
      <w:bookmarkEnd w:id="1599"/>
    </w:p>
    <w:p w14:paraId="5B649818" w14:textId="77777777" w:rsidR="001A4F2A" w:rsidRPr="00396A72" w:rsidRDefault="001A4F2A" w:rsidP="001A4F2A"/>
    <w:p w14:paraId="3D2BAC82" w14:textId="77777777" w:rsidR="001A4F2A" w:rsidRPr="00396A72" w:rsidRDefault="001A4F2A" w:rsidP="001A4F2A">
      <w:pPr>
        <w:pStyle w:val="Ttulo2"/>
        <w:rPr>
          <w:i/>
        </w:rPr>
      </w:pPr>
      <w:bookmarkStart w:id="1600" w:name="_Toc372811199"/>
      <w:bookmarkStart w:id="1601" w:name="_Toc1655887"/>
      <w:r w:rsidRPr="00396A72">
        <w:rPr>
          <w:i/>
        </w:rPr>
        <w:t>Nivel de Servicio Esperado</w:t>
      </w:r>
      <w:bookmarkEnd w:id="1600"/>
      <w:bookmarkEnd w:id="1601"/>
    </w:p>
    <w:p w14:paraId="4F85BE42" w14:textId="77777777" w:rsidR="001A4F2A" w:rsidRPr="00396A72" w:rsidRDefault="001A4F2A" w:rsidP="001A4F2A"/>
    <w:p w14:paraId="58E0CB4F" w14:textId="77777777" w:rsidR="001A4F2A" w:rsidRPr="00396A72" w:rsidRDefault="001A4F2A" w:rsidP="001A4F2A">
      <w:pPr>
        <w:pStyle w:val="Ttulo2"/>
        <w:rPr>
          <w:i/>
        </w:rPr>
      </w:pPr>
      <w:bookmarkStart w:id="1602" w:name="_Toc372811200"/>
      <w:bookmarkStart w:id="1603" w:name="_Toc1655888"/>
      <w:r w:rsidRPr="00396A72">
        <w:rPr>
          <w:i/>
        </w:rPr>
        <w:t>Manejo de errores</w:t>
      </w:r>
      <w:bookmarkEnd w:id="1602"/>
      <w:bookmarkEnd w:id="1603"/>
    </w:p>
    <w:p w14:paraId="42E46DAA" w14:textId="77777777" w:rsidR="004A64BB" w:rsidRDefault="004A64BB" w:rsidP="004A64BB">
      <w:pPr>
        <w:rPr>
          <w:ins w:id="1604" w:author="Luis Adrian Benavidez" w:date="2019-02-21T15:36:00Z"/>
        </w:rPr>
      </w:pPr>
      <w:bookmarkStart w:id="1605" w:name="_Hlk527884929"/>
      <w:ins w:id="1606" w:author="Luis Adrian Benavidez" w:date="2019-02-21T15:36:00Z">
        <w:r>
          <w:t>Se seguirá el flujo de error detallado en el documento que se encuentra en el siguiente link:</w:t>
        </w:r>
      </w:ins>
    </w:p>
    <w:p w14:paraId="504FF60A" w14:textId="77777777" w:rsidR="001A4F2A" w:rsidRDefault="004A64BB" w:rsidP="004A64BB">
      <w:ins w:id="1607" w:author="Luis Adrian Benavidez" w:date="2019-02-21T15:36:00Z">
        <w:r>
          <w:rPr>
            <w:rFonts w:ascii="Times New Roman" w:hAnsi="Times New Roman"/>
            <w:sz w:val="24"/>
            <w:szCs w:val="24"/>
            <w:lang w:val="es-MX" w:eastAsia="es-MX"/>
          </w:rPr>
          <w:fldChar w:fldCharType="begin"/>
        </w:r>
        <w:r>
          <w:rPr>
            <w:rFonts w:ascii="Times New Roman" w:hAnsi="Times New Roman"/>
            <w:sz w:val="24"/>
            <w:szCs w:val="24"/>
            <w:lang w:val="es-MX" w:eastAsia="es-MX"/>
          </w:rPr>
          <w:instrText xml:space="preserve"> HYPERLINK "https://signecon.gruposancorseguros.com/display/PERP/COPEs+-+Tabla+Emails" \t "_blank" </w:instrText>
        </w:r>
        <w:r>
          <w:rPr>
            <w:rFonts w:ascii="Times New Roman" w:hAnsi="Times New Roman"/>
            <w:sz w:val="24"/>
            <w:szCs w:val="24"/>
            <w:lang w:val="es-MX" w:eastAsia="es-MX"/>
          </w:rPr>
        </w:r>
        <w:r>
          <w:rPr>
            <w:rFonts w:ascii="Times New Roman" w:hAnsi="Times New Roman"/>
            <w:sz w:val="24"/>
            <w:szCs w:val="24"/>
            <w:lang w:val="es-MX" w:eastAsia="es-MX"/>
          </w:rPr>
          <w:fldChar w:fldCharType="separate"/>
        </w:r>
        <w:r>
          <w:rPr>
            <w:rStyle w:val="Hipervnculo"/>
            <w:rFonts w:cs="Arial"/>
            <w:sz w:val="18"/>
            <w:szCs w:val="18"/>
          </w:rPr>
          <w:t>https://signecon.gruposancorseguros.com/display/PERP/COPEs+-+Tabla+Emails</w:t>
        </w:r>
        <w:r>
          <w:rPr>
            <w:rFonts w:ascii="Times New Roman" w:hAnsi="Times New Roman"/>
            <w:sz w:val="24"/>
            <w:szCs w:val="24"/>
            <w:lang w:val="es-MX" w:eastAsia="es-MX"/>
          </w:rPr>
          <w:fldChar w:fldCharType="end"/>
        </w:r>
        <w:r>
          <w:rPr>
            <w:rStyle w:val="Hipervnculo"/>
            <w:rFonts w:cs="Arial"/>
            <w:sz w:val="18"/>
            <w:szCs w:val="18"/>
          </w:rPr>
          <w:t> </w:t>
        </w:r>
      </w:ins>
      <w:bookmarkEnd w:id="1605"/>
      <w:del w:id="1608" w:author="Luis Adrian Benavidez" w:date="2019-02-21T15:36:00Z">
        <w:r w:rsidR="00EC7B62" w:rsidDel="004A64BB">
          <w:delText>Se manejará en un documento general</w:delText>
        </w:r>
      </w:del>
      <w:del w:id="1609" w:author="Luis Adrian Benavidez" w:date="2019-02-21T15:37:00Z">
        <w:r w:rsidR="00EC7B62" w:rsidDel="004A64BB">
          <w:delText>.</w:delText>
        </w:r>
      </w:del>
    </w:p>
    <w:p w14:paraId="269EAAF6" w14:textId="77777777" w:rsidR="00EC7B62" w:rsidRPr="00396A72" w:rsidRDefault="00EC7B62" w:rsidP="001A4F2A"/>
    <w:p w14:paraId="3011643A" w14:textId="77777777" w:rsidR="001A4F2A" w:rsidRPr="00A003AC" w:rsidRDefault="001A4F2A" w:rsidP="001A4F2A">
      <w:pPr>
        <w:pStyle w:val="Ttulo2"/>
        <w:rPr>
          <w:i/>
        </w:rPr>
      </w:pPr>
      <w:bookmarkStart w:id="1610" w:name="_Toc372811201"/>
      <w:bookmarkStart w:id="1611" w:name="_Toc1655889"/>
      <w:r w:rsidRPr="00396A72">
        <w:rPr>
          <w:i/>
        </w:rPr>
        <w:t>Necesidad de reversa</w:t>
      </w:r>
      <w:bookmarkEnd w:id="1610"/>
      <w:bookmarkEnd w:id="1611"/>
    </w:p>
    <w:p w14:paraId="263EDC24" w14:textId="77777777" w:rsidR="001A4F2A" w:rsidRPr="007B2819" w:rsidRDefault="007B2819" w:rsidP="001A4F2A">
      <w:r w:rsidRPr="007B2819">
        <w:t>No aplica.</w:t>
      </w:r>
    </w:p>
    <w:p w14:paraId="5490071A" w14:textId="77777777" w:rsidR="00A003AC" w:rsidRPr="00396A72" w:rsidRDefault="00A003AC" w:rsidP="001A4F2A"/>
    <w:p w14:paraId="346D48DD" w14:textId="77777777" w:rsidR="001A4F2A" w:rsidRPr="00396A72" w:rsidRDefault="001A4F2A" w:rsidP="001A4F2A">
      <w:pPr>
        <w:pStyle w:val="Ttulo2"/>
        <w:rPr>
          <w:i/>
        </w:rPr>
      </w:pPr>
      <w:bookmarkStart w:id="1612" w:name="_Toc372811202"/>
      <w:bookmarkStart w:id="1613" w:name="_Toc1655890"/>
      <w:r w:rsidRPr="00396A72">
        <w:rPr>
          <w:i/>
        </w:rPr>
        <w:t>Dependencias</w:t>
      </w:r>
      <w:bookmarkEnd w:id="1612"/>
      <w:bookmarkEnd w:id="1613"/>
    </w:p>
    <w:p w14:paraId="5F9106A6" w14:textId="77777777" w:rsidR="001A4F2A" w:rsidRPr="00396A72" w:rsidRDefault="001A4F2A" w:rsidP="001A4F2A"/>
    <w:p w14:paraId="59B8E944" w14:textId="77777777" w:rsidR="001A4F2A" w:rsidRPr="00396A72" w:rsidRDefault="001A4F2A" w:rsidP="001A4F2A">
      <w:pPr>
        <w:pStyle w:val="Ttulo2"/>
        <w:rPr>
          <w:i/>
        </w:rPr>
      </w:pPr>
      <w:bookmarkStart w:id="1614" w:name="_Toc372811203"/>
      <w:bookmarkStart w:id="1615" w:name="_Toc1655891"/>
      <w:r w:rsidRPr="00396A72">
        <w:rPr>
          <w:i/>
        </w:rPr>
        <w:t>Concurrencia</w:t>
      </w:r>
      <w:bookmarkEnd w:id="1614"/>
      <w:bookmarkEnd w:id="1615"/>
    </w:p>
    <w:p w14:paraId="25D9C32D" w14:textId="77777777" w:rsidR="001A4F2A" w:rsidRPr="00396A72" w:rsidRDefault="001A4F2A" w:rsidP="001A4F2A"/>
    <w:tbl>
      <w:tblPr>
        <w:tblW w:w="863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97"/>
        <w:gridCol w:w="4433"/>
      </w:tblGrid>
      <w:tr w:rsidR="001A4F2A" w:rsidRPr="00396A72" w14:paraId="383D5671" w14:textId="77777777" w:rsidTr="00E15F4E">
        <w:trPr>
          <w:cantSplit/>
          <w:trHeight w:val="320"/>
          <w:jc w:val="center"/>
        </w:trPr>
        <w:tc>
          <w:tcPr>
            <w:tcW w:w="41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DBE5F1" w:themeFill="accent1" w:themeFillTint="33"/>
            <w:vAlign w:val="center"/>
          </w:tcPr>
          <w:p w14:paraId="2E215749" w14:textId="77777777" w:rsidR="001A4F2A" w:rsidRPr="00396A72" w:rsidRDefault="001A4F2A" w:rsidP="00E15F4E">
            <w:pPr>
              <w:jc w:val="center"/>
              <w:rPr>
                <w:rFonts w:cs="Arial"/>
                <w:b/>
              </w:rPr>
            </w:pPr>
            <w:r w:rsidRPr="00396A72">
              <w:rPr>
                <w:rFonts w:cs="Arial"/>
                <w:b/>
              </w:rPr>
              <w:t>Invocaciones/minuto Promedio</w:t>
            </w:r>
          </w:p>
        </w:tc>
        <w:tc>
          <w:tcPr>
            <w:tcW w:w="4433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1E5F5D" w14:textId="77777777" w:rsidR="001A4F2A" w:rsidRPr="00396A72" w:rsidRDefault="001A4F2A" w:rsidP="00E15F4E">
            <w:pPr>
              <w:jc w:val="left"/>
              <w:rPr>
                <w:rFonts w:cs="Arial"/>
                <w:i/>
                <w:color w:val="0070C0"/>
                <w:sz w:val="18"/>
              </w:rPr>
            </w:pPr>
          </w:p>
        </w:tc>
      </w:tr>
      <w:tr w:rsidR="001A4F2A" w:rsidRPr="00396A72" w14:paraId="2B29C54A" w14:textId="77777777" w:rsidTr="00E15F4E">
        <w:trPr>
          <w:cantSplit/>
          <w:trHeight w:val="283"/>
          <w:jc w:val="center"/>
        </w:trPr>
        <w:tc>
          <w:tcPr>
            <w:tcW w:w="41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14:paraId="2429F6DB" w14:textId="77777777" w:rsidR="001A4F2A" w:rsidRPr="00396A72" w:rsidRDefault="001A4F2A" w:rsidP="00E15F4E">
            <w:pPr>
              <w:jc w:val="center"/>
              <w:rPr>
                <w:rFonts w:cs="Arial"/>
                <w:b/>
              </w:rPr>
            </w:pPr>
            <w:r w:rsidRPr="00396A72">
              <w:rPr>
                <w:rFonts w:cs="Arial"/>
                <w:b/>
              </w:rPr>
              <w:t>Período crítico de Operación</w:t>
            </w:r>
          </w:p>
        </w:tc>
        <w:tc>
          <w:tcPr>
            <w:tcW w:w="4433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</w:tcPr>
          <w:p w14:paraId="78F0062C" w14:textId="77777777" w:rsidR="001A4F2A" w:rsidRPr="00396A72" w:rsidRDefault="001A4F2A" w:rsidP="00E15F4E">
            <w:pPr>
              <w:rPr>
                <w:rFonts w:cs="Arial"/>
                <w:i/>
                <w:color w:val="0070C0"/>
                <w:sz w:val="18"/>
              </w:rPr>
            </w:pPr>
          </w:p>
        </w:tc>
      </w:tr>
      <w:tr w:rsidR="001A4F2A" w:rsidRPr="00396A72" w14:paraId="31164225" w14:textId="77777777" w:rsidTr="00E15F4E">
        <w:trPr>
          <w:cantSplit/>
          <w:trHeight w:val="274"/>
          <w:jc w:val="center"/>
        </w:trPr>
        <w:tc>
          <w:tcPr>
            <w:tcW w:w="41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14:paraId="7C8272BC" w14:textId="77777777" w:rsidR="001A4F2A" w:rsidRPr="00396A72" w:rsidRDefault="001A4F2A" w:rsidP="00E15F4E">
            <w:pPr>
              <w:jc w:val="center"/>
              <w:rPr>
                <w:rFonts w:cs="Arial"/>
                <w:b/>
              </w:rPr>
            </w:pPr>
            <w:r w:rsidRPr="00396A72">
              <w:rPr>
                <w:rFonts w:cs="Arial"/>
                <w:b/>
              </w:rPr>
              <w:t>Invocaciones/minuto Máximo</w:t>
            </w:r>
          </w:p>
        </w:tc>
        <w:tc>
          <w:tcPr>
            <w:tcW w:w="4433" w:type="dxa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37881BF" w14:textId="77777777" w:rsidR="001A4F2A" w:rsidRPr="00396A72" w:rsidRDefault="001A4F2A" w:rsidP="00E15F4E">
            <w:pPr>
              <w:rPr>
                <w:rFonts w:cs="Arial"/>
                <w:i/>
              </w:rPr>
            </w:pPr>
          </w:p>
        </w:tc>
      </w:tr>
    </w:tbl>
    <w:p w14:paraId="3DF46367" w14:textId="77777777" w:rsidR="001A4F2A" w:rsidRPr="00396A72" w:rsidRDefault="001A4F2A" w:rsidP="001A4F2A"/>
    <w:p w14:paraId="639637B7" w14:textId="77777777" w:rsidR="001A4F2A" w:rsidRPr="00396A72" w:rsidRDefault="001A4F2A" w:rsidP="001A4F2A"/>
    <w:p w14:paraId="14E44465" w14:textId="77777777" w:rsidR="001A4F2A" w:rsidRPr="00396A72" w:rsidRDefault="001A4F2A" w:rsidP="001A4F2A">
      <w:pPr>
        <w:pStyle w:val="EstiloTtulo1IzquierdaAntes0ptoDespus0pto"/>
      </w:pPr>
      <w:bookmarkStart w:id="1616" w:name="_Toc372811204"/>
      <w:bookmarkStart w:id="1617" w:name="_Toc1655892"/>
      <w:r w:rsidRPr="00396A72">
        <w:t>PENDIENTES</w:t>
      </w:r>
      <w:bookmarkEnd w:id="1616"/>
      <w:bookmarkEnd w:id="1617"/>
    </w:p>
    <w:p w14:paraId="14209329" w14:textId="77777777" w:rsidR="007A0647" w:rsidDel="00A41D31" w:rsidRDefault="001A4F2A" w:rsidP="001A4F2A">
      <w:pPr>
        <w:rPr>
          <w:del w:id="1618" w:author="Luis Adrian Benavidez" w:date="2018-10-22T12:12:00Z"/>
        </w:rPr>
      </w:pPr>
      <w:del w:id="1619" w:author="Luis Adrian Benavidez" w:date="2018-10-22T12:12:00Z">
        <w:r w:rsidRPr="00396A72" w:rsidDel="00A41D31">
          <w:delText xml:space="preserve">Los ítems o detalles resaltados en </w:delText>
        </w:r>
        <w:r w:rsidRPr="00396A72" w:rsidDel="00A41D31">
          <w:rPr>
            <w:highlight w:val="yellow"/>
          </w:rPr>
          <w:delText>amarillo</w:delText>
        </w:r>
        <w:r w:rsidRPr="00396A72" w:rsidDel="00A41D31">
          <w:delText xml:space="preserve"> están pendientes de definición.</w:delText>
        </w:r>
      </w:del>
      <w:ins w:id="1620" w:author="Luis Adrian Benavidez" w:date="2018-10-22T12:12:00Z">
        <w:r w:rsidR="00A41D31">
          <w:t>N/A</w:t>
        </w:r>
      </w:ins>
    </w:p>
    <w:p w14:paraId="40BA55C6" w14:textId="77777777" w:rsidR="00363E01" w:rsidDel="00A41D31" w:rsidRDefault="00363E01" w:rsidP="001A4F2A">
      <w:pPr>
        <w:rPr>
          <w:del w:id="1621" w:author="Luis Adrian Benavidez" w:date="2018-10-22T12:12:00Z"/>
        </w:rPr>
      </w:pPr>
    </w:p>
    <w:p w14:paraId="47796A84" w14:textId="77777777" w:rsidR="00363E01" w:rsidDel="00A41D31" w:rsidRDefault="00363E01" w:rsidP="001A4F2A">
      <w:pPr>
        <w:rPr>
          <w:del w:id="1622" w:author="Luis Adrian Benavidez" w:date="2018-10-22T12:12:00Z"/>
        </w:rPr>
      </w:pPr>
    </w:p>
    <w:p w14:paraId="17F81EC6" w14:textId="77777777" w:rsidR="00363E01" w:rsidRDefault="00363E01" w:rsidP="001A4F2A"/>
    <w:p w14:paraId="24C15D16" w14:textId="77777777" w:rsidR="002C42BC" w:rsidRDefault="002C42BC" w:rsidP="001A4F2A"/>
    <w:p w14:paraId="291CCF96" w14:textId="77777777" w:rsidR="00E14C4E" w:rsidRDefault="00E14C4E" w:rsidP="00E14C4E">
      <w:pPr>
        <w:pStyle w:val="Ttulo1"/>
      </w:pPr>
      <w:bookmarkStart w:id="1623" w:name="_Toc1655893"/>
      <w:r>
        <w:t>SUPUESTOS</w:t>
      </w:r>
      <w:bookmarkEnd w:id="1623"/>
    </w:p>
    <w:p w14:paraId="515488FB" w14:textId="77777777" w:rsidR="00E14C4E" w:rsidRDefault="00E14C4E" w:rsidP="00E14C4E"/>
    <w:p w14:paraId="3317D6B5" w14:textId="77777777" w:rsidR="00EC0427" w:rsidRDefault="00EC0427" w:rsidP="00EC0427">
      <w:pPr>
        <w:pStyle w:val="Prrafodelista"/>
        <w:numPr>
          <w:ilvl w:val="0"/>
          <w:numId w:val="25"/>
        </w:numPr>
      </w:pPr>
      <w:r>
        <w:t>SAP realizará un control de duplicados de los registros.</w:t>
      </w:r>
    </w:p>
    <w:p w14:paraId="3494A935" w14:textId="77777777" w:rsidR="00657B56" w:rsidRDefault="00657B56" w:rsidP="00657B56">
      <w:pPr>
        <w:pStyle w:val="Prrafodelista"/>
        <w:numPr>
          <w:ilvl w:val="0"/>
          <w:numId w:val="25"/>
        </w:numPr>
      </w:pPr>
      <w:r>
        <w:t>SAP realizará un control de la integridad de los registros previo a depositarlo en la carpeta FTP al ESB.</w:t>
      </w:r>
    </w:p>
    <w:p w14:paraId="462C2CB9" w14:textId="77777777" w:rsidR="00EC0427" w:rsidDel="00A41D31" w:rsidRDefault="00EC0427" w:rsidP="00EC0427">
      <w:pPr>
        <w:pStyle w:val="Prrafodelista"/>
        <w:numPr>
          <w:ilvl w:val="0"/>
          <w:numId w:val="25"/>
        </w:numPr>
        <w:rPr>
          <w:del w:id="1624" w:author="Luis Adrian Benavidez" w:date="2018-10-22T12:12:00Z"/>
        </w:rPr>
      </w:pPr>
      <w:del w:id="1625" w:author="Luis Adrian Benavidez" w:date="2018-10-22T12:12:00Z">
        <w:r w:rsidDel="00A41D31">
          <w:delText>Existirá una estructura de carpetas FTP para SAP y las entidades.</w:delText>
        </w:r>
      </w:del>
    </w:p>
    <w:p w14:paraId="27BC8036" w14:textId="77777777" w:rsidR="00EC0427" w:rsidDel="00A41D31" w:rsidRDefault="00EC0427" w:rsidP="00EC0427">
      <w:pPr>
        <w:pStyle w:val="Prrafodelista"/>
        <w:numPr>
          <w:ilvl w:val="0"/>
          <w:numId w:val="25"/>
        </w:numPr>
        <w:rPr>
          <w:del w:id="1626" w:author="Luis Adrian Benavidez" w:date="2018-10-22T12:12:00Z"/>
        </w:rPr>
      </w:pPr>
      <w:del w:id="1627" w:author="Luis Adrian Benavidez" w:date="2018-10-22T12:12:00Z">
        <w:r w:rsidDel="00A41D31">
          <w:delText>Existirá una tabla intermedia de donde el ESB levantará los datos fijos para completar los archivos.</w:delText>
        </w:r>
      </w:del>
    </w:p>
    <w:p w14:paraId="058F6AA4" w14:textId="77777777" w:rsidR="00EC0427" w:rsidDel="00A41D31" w:rsidRDefault="00EC0427" w:rsidP="00EC0427">
      <w:pPr>
        <w:pStyle w:val="Prrafodelista"/>
        <w:numPr>
          <w:ilvl w:val="0"/>
          <w:numId w:val="25"/>
        </w:numPr>
        <w:rPr>
          <w:del w:id="1628" w:author="Luis Adrian Benavidez" w:date="2018-10-22T12:12:00Z"/>
        </w:rPr>
      </w:pPr>
      <w:del w:id="1629" w:author="Luis Adrian Benavidez" w:date="2018-10-22T12:12:00Z">
        <w:r w:rsidDel="00A41D31">
          <w:delText xml:space="preserve">SAP puede </w:delText>
        </w:r>
        <w:r w:rsidR="00B8732C" w:rsidDel="00A41D31">
          <w:delText>proveer</w:delText>
        </w:r>
        <w:r w:rsidDel="00A41D31">
          <w:delText xml:space="preserve"> los campos añadidos al archivo de </w:delText>
        </w:r>
        <w:r w:rsidR="00B8732C" w:rsidDel="00A41D31">
          <w:delText>salida.</w:delText>
        </w:r>
      </w:del>
    </w:p>
    <w:p w14:paraId="69FAD2F1" w14:textId="77777777" w:rsidR="00EC0427" w:rsidDel="00A41D31" w:rsidRDefault="00EC0427" w:rsidP="00EC0427">
      <w:pPr>
        <w:pStyle w:val="Prrafodelista"/>
        <w:numPr>
          <w:ilvl w:val="0"/>
          <w:numId w:val="25"/>
        </w:numPr>
        <w:rPr>
          <w:del w:id="1630" w:author="Luis Adrian Benavidez" w:date="2018-10-22T12:12:00Z"/>
        </w:rPr>
      </w:pPr>
      <w:del w:id="1631" w:author="Luis Adrian Benavidez" w:date="2018-10-22T12:12:00Z">
        <w:r w:rsidDel="00A41D31">
          <w:delText>El formato de salida de SAP es el standard que fue facilitado.</w:delText>
        </w:r>
      </w:del>
    </w:p>
    <w:p w14:paraId="567B5EB0" w14:textId="77777777" w:rsidR="00174C6F" w:rsidRPr="007E328E" w:rsidDel="00A41D31" w:rsidRDefault="00174C6F" w:rsidP="00174C6F">
      <w:pPr>
        <w:pStyle w:val="Prrafodelista"/>
        <w:numPr>
          <w:ilvl w:val="0"/>
          <w:numId w:val="25"/>
        </w:numPr>
        <w:rPr>
          <w:del w:id="1632" w:author="Luis Adrian Benavidez" w:date="2018-10-22T12:12:00Z"/>
        </w:rPr>
      </w:pPr>
      <w:del w:id="1633" w:author="Luis Adrian Benavidez" w:date="2018-10-22T12:12:00Z">
        <w:r w:rsidRPr="00990F3E" w:rsidDel="00A41D31">
          <w:rPr>
            <w:rFonts w:cs="Arial"/>
            <w:lang w:val="es-MX" w:eastAsia="es-MX"/>
          </w:rPr>
          <w:delText>máximo dos recibos pendientes por cliente</w:delText>
        </w:r>
      </w:del>
    </w:p>
    <w:p w14:paraId="55EC586F" w14:textId="77777777" w:rsidR="00174C6F" w:rsidRPr="00ED4782" w:rsidRDefault="00174C6F" w:rsidP="00174C6F">
      <w:pPr>
        <w:pStyle w:val="Prrafodelista"/>
        <w:numPr>
          <w:ilvl w:val="0"/>
          <w:numId w:val="25"/>
        </w:numPr>
      </w:pPr>
      <w:r>
        <w:rPr>
          <w:rFonts w:cs="Arial"/>
          <w:lang w:val="es-MX" w:eastAsia="es-MX"/>
        </w:rPr>
        <w:t>Antes de que se genere el archivo, tiene que estar cargada en SAP la fecha de corte de envío del archivo</w:t>
      </w:r>
    </w:p>
    <w:p w14:paraId="670973A3" w14:textId="77777777" w:rsidR="008F6DA0" w:rsidRDefault="008F6DA0" w:rsidP="00174C6F">
      <w:pPr>
        <w:pStyle w:val="Prrafodelista"/>
        <w:numPr>
          <w:ilvl w:val="0"/>
          <w:numId w:val="25"/>
        </w:numPr>
      </w:pPr>
      <w:r>
        <w:rPr>
          <w:rFonts w:cs="Arial"/>
          <w:lang w:val="es-MX" w:eastAsia="es-MX"/>
        </w:rPr>
        <w:t>El valor “Tipo de cuenta bancaria” de SAP es igual al valor de TIME.</w:t>
      </w:r>
    </w:p>
    <w:p w14:paraId="70A621D5" w14:textId="77777777" w:rsidR="005E3A43" w:rsidRDefault="005E3A43" w:rsidP="00ED4782">
      <w:pPr>
        <w:pStyle w:val="Prrafodelista"/>
        <w:rPr>
          <w:ins w:id="1634" w:author="Luis Adrian Benavidez" w:date="2018-11-14T14:58:00Z"/>
        </w:rPr>
      </w:pPr>
      <w:ins w:id="1635" w:author="Luis Adrian Benavidez" w:date="2018-11-14T14:58:00Z">
        <w:r>
          <w:br w:type="page"/>
        </w:r>
      </w:ins>
    </w:p>
    <w:p w14:paraId="306CDE9E" w14:textId="77777777" w:rsidR="00174C6F" w:rsidRDefault="00174C6F" w:rsidP="00ED4782">
      <w:pPr>
        <w:pStyle w:val="Prrafodelista"/>
      </w:pPr>
    </w:p>
    <w:p w14:paraId="5BA51F26" w14:textId="77777777" w:rsidR="00EC0427" w:rsidRPr="00E14C4E" w:rsidDel="00A41D31" w:rsidRDefault="00EC0427" w:rsidP="00B8732C">
      <w:pPr>
        <w:pStyle w:val="Prrafodelista"/>
        <w:rPr>
          <w:del w:id="1636" w:author="Luis Adrian Benavidez" w:date="2018-10-22T12:13:00Z"/>
        </w:rPr>
      </w:pPr>
    </w:p>
    <w:p w14:paraId="68A8E725" w14:textId="77777777" w:rsidR="00564702" w:rsidDel="00A41D31" w:rsidRDefault="00564702" w:rsidP="001A4F2A">
      <w:pPr>
        <w:rPr>
          <w:del w:id="1637" w:author="Luis Adrian Benavidez" w:date="2018-10-22T12:13:00Z"/>
        </w:rPr>
      </w:pPr>
    </w:p>
    <w:p w14:paraId="32B85753" w14:textId="77777777" w:rsidR="00DF2D15" w:rsidDel="00A41D31" w:rsidRDefault="00DF2D15" w:rsidP="001A4F2A">
      <w:pPr>
        <w:rPr>
          <w:del w:id="1638" w:author="Luis Adrian Benavidez" w:date="2018-10-22T12:13:00Z"/>
        </w:rPr>
      </w:pPr>
    </w:p>
    <w:p w14:paraId="64FADFAB" w14:textId="77777777" w:rsidR="00DF2D15" w:rsidDel="00A41D31" w:rsidRDefault="00DF2D15" w:rsidP="001A4F2A">
      <w:pPr>
        <w:rPr>
          <w:del w:id="1639" w:author="Luis Adrian Benavidez" w:date="2018-10-22T12:13:00Z"/>
        </w:rPr>
      </w:pPr>
    </w:p>
    <w:p w14:paraId="07639F22" w14:textId="77777777" w:rsidR="00DF2D15" w:rsidDel="00A41D31" w:rsidRDefault="00DF2D15" w:rsidP="001A4F2A">
      <w:pPr>
        <w:rPr>
          <w:del w:id="1640" w:author="Luis Adrian Benavidez" w:date="2018-10-22T12:13:00Z"/>
        </w:rPr>
      </w:pPr>
    </w:p>
    <w:p w14:paraId="13DC8012" w14:textId="77777777" w:rsidR="00DF2D15" w:rsidDel="00A41D31" w:rsidRDefault="00DF2D15" w:rsidP="001A4F2A">
      <w:pPr>
        <w:rPr>
          <w:del w:id="1641" w:author="Luis Adrian Benavidez" w:date="2018-10-22T12:13:00Z"/>
        </w:rPr>
      </w:pPr>
    </w:p>
    <w:p w14:paraId="0D29E62B" w14:textId="77777777" w:rsidR="00DF2D15" w:rsidDel="00A41D31" w:rsidRDefault="00DF2D15" w:rsidP="001A4F2A">
      <w:pPr>
        <w:rPr>
          <w:del w:id="1642" w:author="Luis Adrian Benavidez" w:date="2018-10-22T12:13:00Z"/>
        </w:rPr>
      </w:pPr>
    </w:p>
    <w:p w14:paraId="1B6FB8DE" w14:textId="77777777" w:rsidR="00DF2D15" w:rsidDel="00A41D31" w:rsidRDefault="00DF2D15" w:rsidP="001A4F2A">
      <w:pPr>
        <w:rPr>
          <w:del w:id="1643" w:author="Luis Adrian Benavidez" w:date="2018-10-22T12:13:00Z"/>
        </w:rPr>
      </w:pPr>
    </w:p>
    <w:p w14:paraId="2813EDCC" w14:textId="77777777" w:rsidR="00DF2D15" w:rsidDel="00A41D31" w:rsidRDefault="00DF2D15" w:rsidP="001A4F2A">
      <w:pPr>
        <w:rPr>
          <w:del w:id="1644" w:author="Luis Adrian Benavidez" w:date="2018-10-22T12:13:00Z"/>
        </w:rPr>
      </w:pPr>
    </w:p>
    <w:p w14:paraId="1F967A16" w14:textId="77777777" w:rsidR="00564702" w:rsidRDefault="008453F5" w:rsidP="00B7302D">
      <w:pPr>
        <w:pStyle w:val="Ttulo1"/>
        <w:numPr>
          <w:ilvl w:val="0"/>
          <w:numId w:val="0"/>
        </w:numPr>
      </w:pPr>
      <w:bookmarkStart w:id="1645" w:name="_Toc1655894"/>
      <w:r>
        <w:t xml:space="preserve">A) </w:t>
      </w:r>
      <w:r w:rsidR="00564702">
        <w:t>APÉ</w:t>
      </w:r>
      <w:r w:rsidR="00564702" w:rsidRPr="00564702">
        <w:t>NDICE</w:t>
      </w:r>
      <w:bookmarkEnd w:id="1645"/>
    </w:p>
    <w:p w14:paraId="6AD662B3" w14:textId="77777777" w:rsidR="00564702" w:rsidRDefault="00564702" w:rsidP="001A4F2A">
      <w:pPr>
        <w:rPr>
          <w:b/>
        </w:rPr>
      </w:pPr>
    </w:p>
    <w:p w14:paraId="3D955C85" w14:textId="77777777" w:rsidR="00564702" w:rsidRPr="00A41D31" w:rsidRDefault="008453F5">
      <w:pPr>
        <w:pStyle w:val="Ttulo3"/>
        <w:numPr>
          <w:ilvl w:val="0"/>
          <w:numId w:val="0"/>
        </w:numPr>
        <w:rPr>
          <w:b/>
          <w:rPrChange w:id="1646" w:author="Luis Adrian Benavidez" w:date="2018-10-22T12:13:00Z">
            <w:rPr/>
          </w:rPrChange>
        </w:rPr>
      </w:pPr>
      <w:bookmarkStart w:id="1647" w:name="_Toc1655895"/>
      <w:r w:rsidRPr="00A41D31">
        <w:rPr>
          <w:b/>
          <w:rPrChange w:id="1648" w:author="Luis Adrian Benavidez" w:date="2018-10-22T12:13:00Z">
            <w:rPr/>
          </w:rPrChange>
        </w:rPr>
        <w:t>A.</w:t>
      </w:r>
      <w:r w:rsidR="00174C6F" w:rsidRPr="00A41D31">
        <w:rPr>
          <w:b/>
          <w:rPrChange w:id="1649" w:author="Luis Adrian Benavidez" w:date="2018-10-22T12:13:00Z">
            <w:rPr/>
          </w:rPrChange>
        </w:rPr>
        <w:t>1</w:t>
      </w:r>
      <w:r w:rsidRPr="00A41D31">
        <w:rPr>
          <w:b/>
          <w:rPrChange w:id="1650" w:author="Luis Adrian Benavidez" w:date="2018-10-22T12:13:00Z">
            <w:rPr/>
          </w:rPrChange>
        </w:rPr>
        <w:t xml:space="preserve"> </w:t>
      </w:r>
      <w:r w:rsidR="00564702" w:rsidRPr="00A41D31">
        <w:rPr>
          <w:b/>
          <w:rPrChange w:id="1651" w:author="Luis Adrian Benavidez" w:date="2018-10-22T12:13:00Z">
            <w:rPr/>
          </w:rPrChange>
        </w:rPr>
        <w:t>Glosario</w:t>
      </w:r>
      <w:bookmarkEnd w:id="1647"/>
    </w:p>
    <w:p w14:paraId="260B3EF2" w14:textId="77777777" w:rsidR="00564702" w:rsidRPr="007B2819" w:rsidRDefault="00564702">
      <w:pPr>
        <w:pStyle w:val="NormalWeb"/>
        <w:ind w:left="720"/>
        <w:rPr>
          <w:rFonts w:eastAsiaTheme="minorEastAsia"/>
          <w:sz w:val="20"/>
          <w:szCs w:val="20"/>
        </w:rPr>
        <w:pPrChange w:id="1652" w:author="Luis Adrian Benavidez" w:date="2018-10-22T12:13:00Z">
          <w:pPr>
            <w:pStyle w:val="NormalWeb"/>
          </w:pPr>
        </w:pPrChange>
      </w:pPr>
      <w:r w:rsidRPr="007B2819">
        <w:rPr>
          <w:rStyle w:val="Textoennegrita"/>
          <w:i/>
          <w:iCs/>
          <w:sz w:val="20"/>
          <w:szCs w:val="20"/>
        </w:rPr>
        <w:t>TIME</w:t>
      </w:r>
      <w:r w:rsidRPr="007B2819">
        <w:rPr>
          <w:rStyle w:val="nfasis"/>
          <w:sz w:val="20"/>
          <w:szCs w:val="20"/>
        </w:rPr>
        <w:t>: Sistema donde se gestiona el proceso de la emisión de pólizas.</w:t>
      </w:r>
    </w:p>
    <w:p w14:paraId="187AA195" w14:textId="77777777" w:rsidR="00564702" w:rsidRPr="007B2819" w:rsidRDefault="00564702">
      <w:pPr>
        <w:pStyle w:val="NormalWeb"/>
        <w:ind w:left="720"/>
        <w:rPr>
          <w:sz w:val="20"/>
          <w:szCs w:val="20"/>
        </w:rPr>
        <w:pPrChange w:id="1653" w:author="Luis Adrian Benavidez" w:date="2018-10-22T12:13:00Z">
          <w:pPr>
            <w:pStyle w:val="NormalWeb"/>
          </w:pPr>
        </w:pPrChange>
      </w:pPr>
      <w:r w:rsidRPr="007B2819">
        <w:rPr>
          <w:rStyle w:val="Textoennegrita"/>
          <w:i/>
          <w:iCs/>
          <w:sz w:val="20"/>
          <w:szCs w:val="20"/>
        </w:rPr>
        <w:t>SAP</w:t>
      </w:r>
      <w:r w:rsidRPr="007B2819">
        <w:rPr>
          <w:rStyle w:val="nfasis"/>
          <w:sz w:val="20"/>
          <w:szCs w:val="20"/>
        </w:rPr>
        <w:t>: Sistema donde se realizará la gestión de cobranzas de recibos de pólizas.</w:t>
      </w:r>
    </w:p>
    <w:p w14:paraId="33959889" w14:textId="77777777" w:rsidR="00933D00" w:rsidDel="00C94507" w:rsidRDefault="00933D00">
      <w:pPr>
        <w:widowControl/>
        <w:numPr>
          <w:ilvl w:val="0"/>
          <w:numId w:val="35"/>
        </w:numPr>
        <w:ind w:left="1440"/>
        <w:jc w:val="left"/>
        <w:rPr>
          <w:del w:id="1654" w:author="Luis Adrian Benavidez [2]" w:date="2020-04-28T14:24:00Z"/>
          <w:rFonts w:ascii="Calibri" w:hAnsi="Calibri"/>
          <w:bCs/>
          <w:sz w:val="24"/>
          <w:szCs w:val="24"/>
        </w:rPr>
        <w:pPrChange w:id="1655" w:author="Luis Adrian Benavidez [2]" w:date="2020-04-28T14:23:00Z">
          <w:pPr>
            <w:widowControl/>
            <w:numPr>
              <w:numId w:val="35"/>
            </w:numPr>
            <w:ind w:left="720" w:hanging="360"/>
            <w:jc w:val="left"/>
          </w:pPr>
        </w:pPrChange>
      </w:pPr>
      <w:del w:id="1656" w:author="Luis Adrian Benavidez [2]" w:date="2020-04-28T14:24:00Z">
        <w:r w:rsidDel="00C94507">
          <w:rPr>
            <w:rFonts w:ascii="Calibri" w:hAnsi="Calibri"/>
            <w:bCs/>
            <w:sz w:val="24"/>
            <w:szCs w:val="24"/>
          </w:rPr>
          <w:delText xml:space="preserve">Los campos que conforman los registros se </w:delText>
        </w:r>
        <w:r w:rsidRPr="000B2A40" w:rsidDel="00C94507">
          <w:rPr>
            <w:rFonts w:ascii="Calibri" w:hAnsi="Calibri"/>
            <w:bCs/>
            <w:sz w:val="24"/>
            <w:szCs w:val="24"/>
          </w:rPr>
          <w:delText xml:space="preserve">definen con la siguiente nomenclatura: </w:delText>
        </w:r>
        <w:r w:rsidRPr="000B2A40" w:rsidDel="00C94507">
          <w:rPr>
            <w:rFonts w:ascii="Calibri" w:hAnsi="Calibri"/>
            <w:b/>
            <w:bCs/>
            <w:sz w:val="24"/>
            <w:szCs w:val="24"/>
          </w:rPr>
          <w:delText>T(nn)</w:delText>
        </w:r>
        <w:r w:rsidDel="00C94507">
          <w:rPr>
            <w:rFonts w:ascii="Calibri" w:hAnsi="Calibri"/>
            <w:b/>
            <w:bCs/>
            <w:sz w:val="24"/>
            <w:szCs w:val="24"/>
          </w:rPr>
          <w:delText xml:space="preserve">, </w:delText>
        </w:r>
        <w:r w:rsidRPr="00224087" w:rsidDel="00C94507">
          <w:rPr>
            <w:rFonts w:ascii="Calibri" w:hAnsi="Calibri"/>
            <w:bCs/>
            <w:sz w:val="24"/>
            <w:szCs w:val="24"/>
          </w:rPr>
          <w:delText xml:space="preserve">donde: </w:delText>
        </w:r>
        <w:r w:rsidDel="00C94507">
          <w:rPr>
            <w:rFonts w:ascii="Calibri" w:hAnsi="Calibri"/>
            <w:bCs/>
            <w:sz w:val="24"/>
            <w:szCs w:val="24"/>
          </w:rPr>
          <w:delText>“</w:delText>
        </w:r>
        <w:r w:rsidRPr="00224087" w:rsidDel="00C94507">
          <w:rPr>
            <w:rFonts w:ascii="Calibri" w:hAnsi="Calibri"/>
            <w:bCs/>
            <w:sz w:val="24"/>
            <w:szCs w:val="24"/>
          </w:rPr>
          <w:delText>T</w:delText>
        </w:r>
        <w:r w:rsidDel="00C94507">
          <w:rPr>
            <w:rFonts w:ascii="Calibri" w:hAnsi="Calibri"/>
            <w:bCs/>
            <w:sz w:val="24"/>
            <w:szCs w:val="24"/>
          </w:rPr>
          <w:delText>”</w:delText>
        </w:r>
        <w:r w:rsidRPr="00224087" w:rsidDel="00C94507">
          <w:rPr>
            <w:rFonts w:ascii="Calibri" w:hAnsi="Calibri"/>
            <w:bCs/>
            <w:sz w:val="24"/>
            <w:szCs w:val="24"/>
          </w:rPr>
          <w:delText xml:space="preserve"> Indica el tipo de dato</w:delText>
        </w:r>
        <w:r w:rsidDel="00C94507">
          <w:rPr>
            <w:rFonts w:ascii="Calibri" w:hAnsi="Calibri"/>
            <w:bCs/>
            <w:sz w:val="24"/>
            <w:szCs w:val="24"/>
          </w:rPr>
          <w:delText>:</w:delText>
        </w:r>
        <w:r w:rsidRPr="00224087" w:rsidDel="00C94507">
          <w:rPr>
            <w:rFonts w:ascii="Calibri" w:hAnsi="Calibri"/>
            <w:bCs/>
            <w:sz w:val="24"/>
            <w:szCs w:val="24"/>
          </w:rPr>
          <w:delText xml:space="preserve"> </w:delText>
        </w:r>
        <w:r w:rsidDel="00C94507">
          <w:rPr>
            <w:rFonts w:ascii="Calibri" w:hAnsi="Calibri"/>
            <w:bCs/>
            <w:sz w:val="24"/>
            <w:szCs w:val="24"/>
          </w:rPr>
          <w:delText>v</w:delText>
        </w:r>
        <w:r w:rsidRPr="00224087" w:rsidDel="00C94507">
          <w:rPr>
            <w:rFonts w:ascii="Calibri" w:hAnsi="Calibri"/>
            <w:bCs/>
            <w:sz w:val="24"/>
            <w:szCs w:val="24"/>
          </w:rPr>
          <w:delText xml:space="preserve">alores posibles: AN = alfanumérico / </w:delText>
        </w:r>
        <w:r w:rsidDel="00C94507">
          <w:rPr>
            <w:rFonts w:ascii="Calibri" w:hAnsi="Calibri"/>
            <w:bCs/>
            <w:sz w:val="24"/>
            <w:szCs w:val="24"/>
          </w:rPr>
          <w:delText xml:space="preserve">      </w:delText>
        </w:r>
      </w:del>
      <w:del w:id="1657" w:author="Luis Adrian Benavidez [2]" w:date="2020-04-28T14:23:00Z">
        <w:r w:rsidDel="00C94507">
          <w:rPr>
            <w:rFonts w:ascii="Calibri" w:hAnsi="Calibri"/>
            <w:bCs/>
            <w:sz w:val="24"/>
            <w:szCs w:val="24"/>
          </w:rPr>
          <w:delText xml:space="preserve"> </w:delText>
        </w:r>
      </w:del>
      <w:del w:id="1658" w:author="Luis Adrian Benavidez [2]" w:date="2020-04-28T14:24:00Z">
        <w:r w:rsidRPr="00224087" w:rsidDel="00C94507">
          <w:rPr>
            <w:rFonts w:ascii="Calibri" w:hAnsi="Calibri"/>
            <w:bCs/>
            <w:sz w:val="24"/>
            <w:szCs w:val="24"/>
          </w:rPr>
          <w:delText>N</w:delText>
        </w:r>
        <w:r w:rsidDel="00C94507">
          <w:rPr>
            <w:rFonts w:ascii="Calibri" w:hAnsi="Calibri"/>
            <w:bCs/>
            <w:sz w:val="24"/>
            <w:szCs w:val="24"/>
          </w:rPr>
          <w:delText xml:space="preserve"> = numérico, y “n</w:delText>
        </w:r>
        <w:r w:rsidRPr="00224087" w:rsidDel="00C94507">
          <w:rPr>
            <w:rFonts w:ascii="Calibri" w:hAnsi="Calibri"/>
            <w:bCs/>
            <w:sz w:val="24"/>
            <w:szCs w:val="24"/>
          </w:rPr>
          <w:delText>n</w:delText>
        </w:r>
        <w:r w:rsidDel="00C94507">
          <w:rPr>
            <w:rFonts w:ascii="Calibri" w:hAnsi="Calibri"/>
            <w:bCs/>
            <w:sz w:val="24"/>
            <w:szCs w:val="24"/>
          </w:rPr>
          <w:delText xml:space="preserve">” </w:delText>
        </w:r>
        <w:r w:rsidRPr="00224087" w:rsidDel="00C94507">
          <w:rPr>
            <w:rFonts w:ascii="Calibri" w:hAnsi="Calibri"/>
            <w:bCs/>
            <w:sz w:val="24"/>
            <w:szCs w:val="24"/>
          </w:rPr>
          <w:delText>Indica la longitud.</w:delText>
        </w:r>
      </w:del>
    </w:p>
    <w:p w14:paraId="0D099D95" w14:textId="77777777" w:rsidR="009D6676" w:rsidRPr="00A41D31" w:rsidDel="00A41D31" w:rsidRDefault="009D6676" w:rsidP="00564702">
      <w:pPr>
        <w:pStyle w:val="NormalWeb"/>
        <w:rPr>
          <w:del w:id="1659" w:author="Luis Adrian Benavidez" w:date="2018-10-22T12:13:00Z"/>
          <w:b/>
          <w:sz w:val="20"/>
          <w:szCs w:val="20"/>
          <w:rPrChange w:id="1660" w:author="Luis Adrian Benavidez" w:date="2018-10-22T12:13:00Z">
            <w:rPr>
              <w:del w:id="1661" w:author="Luis Adrian Benavidez" w:date="2018-10-22T12:13:00Z"/>
              <w:sz w:val="20"/>
              <w:szCs w:val="20"/>
            </w:rPr>
          </w:rPrChange>
        </w:rPr>
      </w:pPr>
    </w:p>
    <w:p w14:paraId="44EF207D" w14:textId="77777777" w:rsidR="00564702" w:rsidRPr="00A41D31" w:rsidRDefault="00CF5F4A" w:rsidP="00ED4782">
      <w:pPr>
        <w:pStyle w:val="Ttulo3"/>
        <w:numPr>
          <w:ilvl w:val="0"/>
          <w:numId w:val="0"/>
        </w:numPr>
        <w:rPr>
          <w:b/>
          <w:i w:val="0"/>
          <w:lang w:val="es-ES"/>
          <w:rPrChange w:id="1662" w:author="Luis Adrian Benavidez" w:date="2018-10-22T12:13:00Z">
            <w:rPr>
              <w:i w:val="0"/>
              <w:lang w:val="es-ES"/>
            </w:rPr>
          </w:rPrChange>
        </w:rPr>
      </w:pPr>
      <w:bookmarkStart w:id="1663" w:name="_Toc511119174"/>
      <w:bookmarkStart w:id="1664" w:name="_Toc1655896"/>
      <w:r w:rsidRPr="00A41D31">
        <w:rPr>
          <w:b/>
          <w:lang w:val="es-ES"/>
          <w:rPrChange w:id="1665" w:author="Luis Adrian Benavidez" w:date="2018-10-22T12:13:00Z">
            <w:rPr>
              <w:lang w:val="es-ES"/>
            </w:rPr>
          </w:rPrChange>
        </w:rPr>
        <w:t>A.2 Taxonomía</w:t>
      </w:r>
      <w:bookmarkEnd w:id="1663"/>
      <w:bookmarkEnd w:id="1664"/>
    </w:p>
    <w:p w14:paraId="24BE4091" w14:textId="77777777" w:rsidR="00CF5F4A" w:rsidRDefault="00CF5F4A" w:rsidP="001A4F2A">
      <w:pPr>
        <w:rPr>
          <w:i/>
          <w:lang w:val="es-ES"/>
        </w:rPr>
      </w:pPr>
    </w:p>
    <w:tbl>
      <w:tblPr>
        <w:tblW w:w="9380" w:type="dxa"/>
        <w:tblInd w:w="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4519"/>
      </w:tblGrid>
      <w:tr w:rsidR="00CF5F4A" w14:paraId="7D419477" w14:textId="77777777" w:rsidTr="00ED4782">
        <w:trPr>
          <w:trHeight w:val="300"/>
        </w:trPr>
        <w:tc>
          <w:tcPr>
            <w:tcW w:w="5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1BFB665" w14:textId="77777777" w:rsidR="00CF5F4A" w:rsidRDefault="00CF5F4A">
            <w:pPr>
              <w:rPr>
                <w:rFonts w:ascii="Calibri" w:hAnsi="Calibri"/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 xml:space="preserve">Nodo/Broker </w:t>
            </w:r>
          </w:p>
        </w:tc>
        <w:tc>
          <w:tcPr>
            <w:tcW w:w="4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2C5119E" w14:textId="77777777" w:rsidR="00CF5F4A" w:rsidRDefault="00CF5F4A">
            <w:pPr>
              <w:rPr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>ARG_FICO</w:t>
            </w:r>
          </w:p>
        </w:tc>
      </w:tr>
      <w:tr w:rsidR="00CF5F4A" w14:paraId="112D5290" w14:textId="77777777" w:rsidTr="00CF5F4A">
        <w:trPr>
          <w:trHeight w:val="300"/>
        </w:trPr>
        <w:tc>
          <w:tcPr>
            <w:tcW w:w="5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7E990AA" w14:textId="77777777" w:rsidR="00CF5F4A" w:rsidRDefault="00CF5F4A">
            <w:pPr>
              <w:rPr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 xml:space="preserve">Execution Group 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65FB847" w14:textId="77777777" w:rsidR="00CF5F4A" w:rsidRDefault="00CF5F4A">
            <w:pPr>
              <w:rPr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>OPERATIONS_MASSIVECOLLECTION_BATCH</w:t>
            </w:r>
          </w:p>
        </w:tc>
      </w:tr>
      <w:tr w:rsidR="00CF5F4A" w14:paraId="3C439F74" w14:textId="77777777" w:rsidTr="00CF5F4A">
        <w:trPr>
          <w:trHeight w:val="300"/>
        </w:trPr>
        <w:tc>
          <w:tcPr>
            <w:tcW w:w="5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2C51ED4" w14:textId="77777777" w:rsidR="00CF5F4A" w:rsidRDefault="00CF5F4A">
            <w:pPr>
              <w:rPr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 xml:space="preserve">Flujo/Servicio de negocio principal 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F3C6D8E" w14:textId="77777777" w:rsidR="00CF5F4A" w:rsidRDefault="00CF5F4A">
            <w:pPr>
              <w:rPr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>MassiveCollectionService</w:t>
            </w:r>
          </w:p>
        </w:tc>
      </w:tr>
      <w:tr w:rsidR="00CF5F4A" w:rsidRPr="00CF5F4A" w14:paraId="0DAB3EBD" w14:textId="77777777" w:rsidTr="00CF5F4A">
        <w:trPr>
          <w:trHeight w:val="615"/>
        </w:trPr>
        <w:tc>
          <w:tcPr>
            <w:tcW w:w="5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48E7D5" w14:textId="77777777" w:rsidR="00CF5F4A" w:rsidRDefault="00CF5F4A">
            <w:pPr>
              <w:rPr>
                <w:color w:val="000000"/>
                <w:lang w:eastAsia="es-MX"/>
              </w:rPr>
            </w:pPr>
            <w:r>
              <w:rPr>
                <w:color w:val="000000"/>
                <w:lang w:eastAsia="es-MX"/>
              </w:rPr>
              <w:t>Subflujos/Operaciones de Servicio /Application Name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CF27CD1" w14:textId="77777777" w:rsidR="00CF5F4A" w:rsidRPr="00ED4782" w:rsidRDefault="00CF5F4A">
            <w:pPr>
              <w:rPr>
                <w:color w:val="000000"/>
                <w:lang w:val="en-US" w:eastAsia="es-MX"/>
              </w:rPr>
            </w:pPr>
            <w:r w:rsidRPr="00ED4782">
              <w:rPr>
                <w:color w:val="000000"/>
                <w:lang w:val="en-US" w:eastAsia="es-MX"/>
              </w:rPr>
              <w:t>MovementsReceivable_OUT</w:t>
            </w:r>
            <w:r w:rsidR="00FC33B3">
              <w:rPr>
                <w:color w:val="000000"/>
                <w:lang w:val="en-US" w:eastAsia="es-MX"/>
              </w:rPr>
              <w:t>_</w:t>
            </w:r>
            <w:r w:rsidR="002B486E">
              <w:rPr>
                <w:color w:val="000000"/>
                <w:lang w:val="en-US" w:eastAsia="es-MX"/>
              </w:rPr>
              <w:t>PagoMisCuentas</w:t>
            </w:r>
            <w:r w:rsidRPr="00ED4782">
              <w:rPr>
                <w:b/>
                <w:bCs/>
                <w:color w:val="FF0000"/>
                <w:lang w:val="en-US" w:eastAsia="es-MX"/>
              </w:rPr>
              <w:br/>
            </w:r>
          </w:p>
        </w:tc>
      </w:tr>
    </w:tbl>
    <w:p w14:paraId="7D927FD8" w14:textId="77777777" w:rsidR="00CF5F4A" w:rsidDel="00A41D31" w:rsidRDefault="00CF5F4A" w:rsidP="001A4F2A">
      <w:pPr>
        <w:rPr>
          <w:del w:id="1666" w:author="Luis Adrian Benavidez" w:date="2018-10-22T12:13:00Z"/>
          <w:i/>
          <w:lang w:val="en-US"/>
        </w:rPr>
      </w:pPr>
    </w:p>
    <w:p w14:paraId="783F8198" w14:textId="77777777" w:rsidR="00A41D31" w:rsidRDefault="00A41D31" w:rsidP="001A4F2A">
      <w:pPr>
        <w:rPr>
          <w:ins w:id="1667" w:author="Luis Adrian Benavidez" w:date="2018-10-22T12:13:00Z"/>
          <w:i/>
          <w:lang w:val="en-US"/>
        </w:rPr>
      </w:pPr>
    </w:p>
    <w:p w14:paraId="375B9570" w14:textId="77777777" w:rsidR="005E3A43" w:rsidDel="00C94507" w:rsidRDefault="005E3A43" w:rsidP="00092B92">
      <w:pPr>
        <w:rPr>
          <w:ins w:id="1668" w:author="Luis Adrian Benavidez" w:date="2018-11-14T14:58:00Z"/>
          <w:del w:id="1669" w:author="Luis Adrian Benavidez [2]" w:date="2020-04-28T14:23:00Z"/>
          <w:b/>
          <w:i/>
          <w:sz w:val="22"/>
          <w:szCs w:val="22"/>
          <w:lang w:val="en-US"/>
        </w:rPr>
      </w:pPr>
      <w:ins w:id="1670" w:author="Luis Adrian Benavidez" w:date="2018-11-14T14:58:00Z">
        <w:del w:id="1671" w:author="Luis Adrian Benavidez [2]" w:date="2020-04-28T14:23:00Z">
          <w:r w:rsidDel="00C94507">
            <w:rPr>
              <w:b/>
              <w:i/>
              <w:sz w:val="22"/>
              <w:szCs w:val="22"/>
              <w:lang w:val="en-US"/>
            </w:rPr>
            <w:br w:type="page"/>
          </w:r>
        </w:del>
      </w:ins>
    </w:p>
    <w:p w14:paraId="4F80AED8" w14:textId="77777777" w:rsidR="00092B92" w:rsidRPr="00CD7E39" w:rsidDel="00C94507" w:rsidRDefault="00092B92">
      <w:pPr>
        <w:rPr>
          <w:del w:id="1672" w:author="Luis Adrian Benavidez [2]" w:date="2020-04-28T14:23:00Z"/>
          <w:moveTo w:id="1673" w:author="Luis Adrian Benavidez" w:date="2018-10-23T17:25:00Z"/>
          <w:b/>
          <w:i/>
          <w:sz w:val="22"/>
          <w:szCs w:val="22"/>
          <w:lang w:val="en-US"/>
        </w:rPr>
      </w:pPr>
      <w:moveToRangeStart w:id="1674" w:author="Luis Adrian Benavidez" w:date="2018-10-23T17:25:00Z" w:name="move528078875"/>
      <w:moveTo w:id="1675" w:author="Luis Adrian Benavidez" w:date="2018-10-23T17:25:00Z">
        <w:del w:id="1676" w:author="Luis Adrian Benavidez [2]" w:date="2020-04-28T14:23:00Z">
          <w:r w:rsidRPr="00CD7E39" w:rsidDel="00C94507">
            <w:rPr>
              <w:b/>
              <w:i/>
              <w:sz w:val="22"/>
              <w:szCs w:val="22"/>
              <w:lang w:val="en-US"/>
            </w:rPr>
            <w:delText>A.3 Rutina Código de Barras</w:delText>
          </w:r>
        </w:del>
      </w:moveTo>
    </w:p>
    <w:moveToRangeEnd w:id="1674"/>
    <w:p w14:paraId="16C08769" w14:textId="77777777" w:rsidR="00363E01" w:rsidDel="00C94507" w:rsidRDefault="00363E01">
      <w:pPr>
        <w:rPr>
          <w:del w:id="1677" w:author="Luis Adrian Benavidez [2]" w:date="2020-04-28T14:23:00Z"/>
          <w:i/>
          <w:lang w:val="en-US"/>
        </w:rPr>
      </w:pPr>
    </w:p>
    <w:p w14:paraId="7317930B" w14:textId="77777777" w:rsidR="00363E01" w:rsidDel="00C94507" w:rsidRDefault="00363E01">
      <w:pPr>
        <w:rPr>
          <w:del w:id="1678" w:author="Luis Adrian Benavidez [2]" w:date="2020-04-28T14:23:00Z"/>
          <w:i/>
          <w:sz w:val="22"/>
          <w:szCs w:val="22"/>
          <w:lang w:val="en-US"/>
        </w:rPr>
      </w:pPr>
    </w:p>
    <w:p w14:paraId="6A710D45" w14:textId="77777777" w:rsidR="00363E01" w:rsidDel="00C94507" w:rsidRDefault="00363E01">
      <w:pPr>
        <w:rPr>
          <w:del w:id="1679" w:author="Luis Adrian Benavidez [2]" w:date="2020-04-28T14:23:00Z"/>
          <w:i/>
          <w:sz w:val="22"/>
          <w:szCs w:val="22"/>
          <w:lang w:val="en-US"/>
        </w:rPr>
      </w:pPr>
    </w:p>
    <w:p w14:paraId="0E170F13" w14:textId="77777777" w:rsidR="00363E01" w:rsidDel="00C94507" w:rsidRDefault="00363E01">
      <w:pPr>
        <w:rPr>
          <w:del w:id="1680" w:author="Luis Adrian Benavidez [2]" w:date="2020-04-28T14:23:00Z"/>
          <w:i/>
          <w:sz w:val="22"/>
          <w:szCs w:val="22"/>
          <w:lang w:val="en-US"/>
        </w:rPr>
      </w:pPr>
    </w:p>
    <w:p w14:paraId="25A9FACF" w14:textId="77777777" w:rsidR="00363E01" w:rsidDel="00C94507" w:rsidRDefault="00363E01">
      <w:pPr>
        <w:rPr>
          <w:del w:id="1681" w:author="Luis Adrian Benavidez [2]" w:date="2020-04-28T14:23:00Z"/>
          <w:i/>
          <w:sz w:val="22"/>
          <w:szCs w:val="22"/>
          <w:lang w:val="en-US"/>
        </w:rPr>
      </w:pPr>
    </w:p>
    <w:p w14:paraId="0507A5CE" w14:textId="77777777" w:rsidR="00363E01" w:rsidDel="00C94507" w:rsidRDefault="00363E01">
      <w:pPr>
        <w:rPr>
          <w:del w:id="1682" w:author="Luis Adrian Benavidez [2]" w:date="2020-04-28T14:23:00Z"/>
          <w:i/>
          <w:sz w:val="22"/>
          <w:szCs w:val="22"/>
          <w:lang w:val="en-US"/>
        </w:rPr>
      </w:pPr>
    </w:p>
    <w:p w14:paraId="117071B5" w14:textId="77777777" w:rsidR="00363E01" w:rsidDel="00C94507" w:rsidRDefault="00363E01">
      <w:pPr>
        <w:rPr>
          <w:del w:id="1683" w:author="Luis Adrian Benavidez [2]" w:date="2020-04-28T14:23:00Z"/>
          <w:i/>
          <w:sz w:val="22"/>
          <w:szCs w:val="22"/>
          <w:lang w:val="en-US"/>
        </w:rPr>
      </w:pPr>
    </w:p>
    <w:p w14:paraId="21C6E421" w14:textId="77777777" w:rsidR="00363E01" w:rsidDel="00C94507" w:rsidRDefault="00363E01">
      <w:pPr>
        <w:rPr>
          <w:del w:id="1684" w:author="Luis Adrian Benavidez [2]" w:date="2020-04-28T14:23:00Z"/>
          <w:i/>
          <w:sz w:val="22"/>
          <w:szCs w:val="22"/>
          <w:lang w:val="en-US"/>
        </w:rPr>
      </w:pPr>
    </w:p>
    <w:p w14:paraId="662A8261" w14:textId="77777777" w:rsidR="00363E01" w:rsidRPr="00A41D31" w:rsidDel="00C94507" w:rsidRDefault="00363E01">
      <w:pPr>
        <w:rPr>
          <w:del w:id="1685" w:author="Luis Adrian Benavidez [2]" w:date="2020-04-28T14:23:00Z"/>
          <w:moveFrom w:id="1686" w:author="Luis Adrian Benavidez" w:date="2018-10-23T17:25:00Z"/>
          <w:b/>
          <w:i/>
          <w:sz w:val="22"/>
          <w:szCs w:val="22"/>
          <w:lang w:val="en-US"/>
          <w:rPrChange w:id="1687" w:author="Luis Adrian Benavidez" w:date="2018-10-22T12:13:00Z">
            <w:rPr>
              <w:del w:id="1688" w:author="Luis Adrian Benavidez [2]" w:date="2020-04-28T14:23:00Z"/>
              <w:moveFrom w:id="1689" w:author="Luis Adrian Benavidez" w:date="2018-10-23T17:25:00Z"/>
              <w:i/>
              <w:sz w:val="22"/>
              <w:szCs w:val="22"/>
              <w:lang w:val="en-US"/>
            </w:rPr>
          </w:rPrChange>
        </w:rPr>
      </w:pPr>
      <w:moveFromRangeStart w:id="1690" w:author="Luis Adrian Benavidez" w:date="2018-10-23T17:25:00Z" w:name="move528078875"/>
      <w:moveFrom w:id="1691" w:author="Luis Adrian Benavidez" w:date="2018-10-23T17:25:00Z">
        <w:del w:id="1692" w:author="Luis Adrian Benavidez [2]" w:date="2020-04-28T14:23:00Z">
          <w:r w:rsidRPr="00A41D31" w:rsidDel="00C94507">
            <w:rPr>
              <w:b/>
              <w:i/>
              <w:sz w:val="22"/>
              <w:szCs w:val="22"/>
              <w:lang w:val="en-US"/>
              <w:rPrChange w:id="1693" w:author="Luis Adrian Benavidez" w:date="2018-10-22T12:13:00Z">
                <w:rPr>
                  <w:i/>
                  <w:sz w:val="22"/>
                  <w:szCs w:val="22"/>
                  <w:lang w:val="en-US"/>
                </w:rPr>
              </w:rPrChange>
            </w:rPr>
            <w:delText>A.3 Rutina Código de Barras</w:delText>
          </w:r>
        </w:del>
      </w:moveFrom>
    </w:p>
    <w:moveFromRangeEnd w:id="1690"/>
    <w:p w14:paraId="07D8AC84" w14:textId="77777777" w:rsidR="00363E01" w:rsidDel="00C94507" w:rsidRDefault="00363E01">
      <w:pPr>
        <w:rPr>
          <w:del w:id="1694" w:author="Luis Adrian Benavidez [2]" w:date="2020-04-28T14:23:00Z"/>
          <w:i/>
          <w:sz w:val="22"/>
          <w:szCs w:val="22"/>
          <w:lang w:val="en-US"/>
        </w:rPr>
      </w:pPr>
    </w:p>
    <w:tbl>
      <w:tblPr>
        <w:tblpPr w:leftFromText="141" w:rightFromText="141" w:vertAnchor="page" w:horzAnchor="margin" w:tblpY="2116"/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1695" w:author="Luis Adrian Benavidez" w:date="2018-10-22T12:14:00Z">
          <w:tblPr>
            <w:tblpPr w:leftFromText="141" w:rightFromText="141" w:vertAnchor="page" w:horzAnchor="margin" w:tblpY="2116"/>
            <w:tblW w:w="5000" w:type="pct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707"/>
        <w:gridCol w:w="707"/>
        <w:gridCol w:w="996"/>
        <w:gridCol w:w="1618"/>
        <w:gridCol w:w="4979"/>
        <w:tblGridChange w:id="1696">
          <w:tblGrid>
            <w:gridCol w:w="663"/>
            <w:gridCol w:w="663"/>
            <w:gridCol w:w="941"/>
            <w:gridCol w:w="1691"/>
            <w:gridCol w:w="5049"/>
          </w:tblGrid>
        </w:tblGridChange>
      </w:tblGrid>
      <w:tr w:rsidR="00311416" w:rsidDel="00C94507" w14:paraId="3D74DB0E" w14:textId="77777777" w:rsidTr="00A41D31">
        <w:trPr>
          <w:trHeight w:val="270"/>
          <w:del w:id="1697" w:author="Luis Adrian Benavidez [2]" w:date="2020-04-28T14:23:00Z"/>
          <w:trPrChange w:id="1698" w:author="Luis Adrian Benavidez" w:date="2018-10-22T12:14:00Z">
            <w:trPr>
              <w:trHeight w:val="270"/>
            </w:trPr>
          </w:trPrChange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tcPrChange w:id="1699" w:author="Luis Adrian Benavidez" w:date="2018-10-22T12:14:00Z">
              <w:tcPr>
                <w:tcW w:w="5000" w:type="pct"/>
                <w:gridSpan w:val="5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shd w:val="clear" w:color="auto" w:fill="CCFFFF"/>
                <w:noWrap/>
                <w:tcMar>
                  <w:top w:w="0" w:type="dxa"/>
                  <w:left w:w="70" w:type="dxa"/>
                  <w:bottom w:w="0" w:type="dxa"/>
                  <w:right w:w="70" w:type="dxa"/>
                </w:tcMar>
                <w:vAlign w:val="bottom"/>
              </w:tcPr>
            </w:tcPrChange>
          </w:tcPr>
          <w:p w14:paraId="1E5EFF4C" w14:textId="77777777" w:rsidR="00311416" w:rsidDel="00C94507" w:rsidRDefault="00311416" w:rsidP="00D3792D">
            <w:pPr>
              <w:rPr>
                <w:del w:id="1700" w:author="Luis Adrian Benavidez [2]" w:date="2020-04-28T14:23:00Z"/>
                <w:rFonts w:cs="Arial"/>
                <w:b/>
                <w:bCs/>
                <w:color w:val="FF0000"/>
              </w:rPr>
            </w:pPr>
            <w:del w:id="1701" w:author="Luis Adrian Benavidez [2]" w:date="2020-04-28T14:23:00Z">
              <w:r w:rsidDel="00C94507">
                <w:rPr>
                  <w:rFonts w:cs="Arial"/>
                  <w:b/>
                  <w:bCs/>
                  <w:color w:val="FF0000"/>
                </w:rPr>
                <w:delText>Recibo VIGENTE SSA desde el 04-10-2010</w:delText>
              </w:r>
            </w:del>
          </w:p>
        </w:tc>
      </w:tr>
      <w:tr w:rsidR="00311416" w:rsidDel="00C94507" w14:paraId="4483585B" w14:textId="77777777" w:rsidTr="008B5823">
        <w:trPr>
          <w:trHeight w:val="525"/>
          <w:del w:id="1702" w:author="Luis Adrian Benavidez [2]" w:date="2020-04-28T14:23:00Z"/>
          <w:trPrChange w:id="1703" w:author="Luis Adrian Benavidez" w:date="2018-10-23T17:26:00Z">
            <w:trPr>
              <w:trHeight w:val="525"/>
            </w:trPr>
          </w:trPrChange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tcPrChange w:id="1704" w:author="Luis Adrian Benavidez" w:date="2018-10-23T17:26:00Z">
              <w:tcPr>
                <w:tcW w:w="368" w:type="pct"/>
                <w:tcBorders>
                  <w:top w:val="nil"/>
                  <w:left w:val="single" w:sz="8" w:space="0" w:color="auto"/>
                  <w:bottom w:val="double" w:sz="6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  <w:vAlign w:val="center"/>
              </w:tcPr>
            </w:tcPrChange>
          </w:tcPr>
          <w:p w14:paraId="470476C3" w14:textId="77777777" w:rsidR="00311416" w:rsidRPr="00092B92" w:rsidDel="00C94507" w:rsidRDefault="00311416">
            <w:pPr>
              <w:rPr>
                <w:del w:id="1705" w:author="Luis Adrian Benavidez [2]" w:date="2020-04-28T14:23:00Z"/>
                <w:rFonts w:cs="Arial"/>
                <w:b/>
                <w:rPrChange w:id="1706" w:author="Luis Adrian Benavidez" w:date="2018-10-23T17:26:00Z">
                  <w:rPr>
                    <w:del w:id="1707" w:author="Luis Adrian Benavidez [2]" w:date="2020-04-28T14:23:00Z"/>
                    <w:rFonts w:cs="Arial"/>
                  </w:rPr>
                </w:rPrChange>
              </w:rPr>
              <w:pPrChange w:id="1708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09" w:author="Luis Adrian Benavidez [2]" w:date="2020-04-28T14:23:00Z">
              <w:r w:rsidRPr="00092B92" w:rsidDel="00C94507">
                <w:rPr>
                  <w:rFonts w:cs="Arial"/>
                  <w:b/>
                  <w:rPrChange w:id="1710" w:author="Luis Adrian Benavidez" w:date="2018-10-23T17:26:00Z">
                    <w:rPr>
                      <w:rFonts w:cs="Arial"/>
                    </w:rPr>
                  </w:rPrChange>
                </w:rPr>
                <w:delText>Dígito Inicial</w:delText>
              </w:r>
            </w:del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tcPrChange w:id="1711" w:author="Luis Adrian Benavidez" w:date="2018-10-23T17:26:00Z">
              <w:tcPr>
                <w:tcW w:w="368" w:type="pct"/>
                <w:tcBorders>
                  <w:top w:val="nil"/>
                  <w:left w:val="nil"/>
                  <w:bottom w:val="double" w:sz="6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  <w:vAlign w:val="center"/>
              </w:tcPr>
            </w:tcPrChange>
          </w:tcPr>
          <w:p w14:paraId="114CE60B" w14:textId="77777777" w:rsidR="00311416" w:rsidRPr="00092B92" w:rsidDel="00C94507" w:rsidRDefault="00311416">
            <w:pPr>
              <w:rPr>
                <w:del w:id="1712" w:author="Luis Adrian Benavidez [2]" w:date="2020-04-28T14:23:00Z"/>
                <w:rFonts w:cs="Arial"/>
                <w:b/>
                <w:rPrChange w:id="1713" w:author="Luis Adrian Benavidez" w:date="2018-10-23T17:26:00Z">
                  <w:rPr>
                    <w:del w:id="1714" w:author="Luis Adrian Benavidez [2]" w:date="2020-04-28T14:23:00Z"/>
                    <w:rFonts w:cs="Arial"/>
                  </w:rPr>
                </w:rPrChange>
              </w:rPr>
              <w:pPrChange w:id="1715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16" w:author="Luis Adrian Benavidez [2]" w:date="2020-04-28T14:23:00Z">
              <w:r w:rsidRPr="00092B92" w:rsidDel="00C94507">
                <w:rPr>
                  <w:rFonts w:cs="Arial"/>
                  <w:b/>
                  <w:rPrChange w:id="1717" w:author="Luis Adrian Benavidez" w:date="2018-10-23T17:26:00Z">
                    <w:rPr>
                      <w:rFonts w:cs="Arial"/>
                    </w:rPr>
                  </w:rPrChange>
                </w:rPr>
                <w:delText>Dígito Final</w:delText>
              </w:r>
            </w:del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tcPrChange w:id="1718" w:author="Luis Adrian Benavidez" w:date="2018-10-23T17:26:00Z">
              <w:tcPr>
                <w:tcW w:w="522" w:type="pct"/>
                <w:tcBorders>
                  <w:top w:val="nil"/>
                  <w:left w:val="nil"/>
                  <w:bottom w:val="double" w:sz="6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  <w:vAlign w:val="center"/>
              </w:tcPr>
            </w:tcPrChange>
          </w:tcPr>
          <w:p w14:paraId="4E21E73F" w14:textId="77777777" w:rsidR="00311416" w:rsidRPr="00092B92" w:rsidDel="00C94507" w:rsidRDefault="00311416">
            <w:pPr>
              <w:rPr>
                <w:del w:id="1719" w:author="Luis Adrian Benavidez [2]" w:date="2020-04-28T14:23:00Z"/>
                <w:rFonts w:cs="Arial"/>
                <w:b/>
                <w:rPrChange w:id="1720" w:author="Luis Adrian Benavidez" w:date="2018-10-23T17:26:00Z">
                  <w:rPr>
                    <w:del w:id="1721" w:author="Luis Adrian Benavidez [2]" w:date="2020-04-28T14:23:00Z"/>
                    <w:rFonts w:cs="Arial"/>
                  </w:rPr>
                </w:rPrChange>
              </w:rPr>
              <w:pPrChange w:id="1722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23" w:author="Luis Adrian Benavidez [2]" w:date="2020-04-28T14:23:00Z">
              <w:r w:rsidRPr="00092B92" w:rsidDel="00C94507">
                <w:rPr>
                  <w:rFonts w:cs="Arial"/>
                  <w:b/>
                  <w:rPrChange w:id="1724" w:author="Luis Adrian Benavidez" w:date="2018-10-23T17:26:00Z">
                    <w:rPr>
                      <w:rFonts w:cs="Arial"/>
                    </w:rPr>
                  </w:rPrChange>
                </w:rPr>
                <w:delText>Cantidad Dígitos</w:delText>
              </w:r>
            </w:del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tcPrChange w:id="1725" w:author="Luis Adrian Benavidez" w:date="2018-10-23T17:26:00Z">
              <w:tcPr>
                <w:tcW w:w="939" w:type="pct"/>
                <w:tcBorders>
                  <w:top w:val="nil"/>
                  <w:left w:val="nil"/>
                  <w:bottom w:val="double" w:sz="6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  <w:vAlign w:val="center"/>
              </w:tcPr>
            </w:tcPrChange>
          </w:tcPr>
          <w:p w14:paraId="05B13F05" w14:textId="77777777" w:rsidR="00311416" w:rsidRPr="00092B92" w:rsidDel="00C94507" w:rsidRDefault="00311416">
            <w:pPr>
              <w:rPr>
                <w:del w:id="1726" w:author="Luis Adrian Benavidez [2]" w:date="2020-04-28T14:23:00Z"/>
                <w:rFonts w:cs="Arial"/>
                <w:b/>
                <w:rPrChange w:id="1727" w:author="Luis Adrian Benavidez" w:date="2018-10-23T17:26:00Z">
                  <w:rPr>
                    <w:del w:id="1728" w:author="Luis Adrian Benavidez [2]" w:date="2020-04-28T14:23:00Z"/>
                    <w:rFonts w:cs="Arial"/>
                  </w:rPr>
                </w:rPrChange>
              </w:rPr>
              <w:pPrChange w:id="1729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30" w:author="Luis Adrian Benavidez [2]" w:date="2020-04-28T14:23:00Z">
              <w:r w:rsidRPr="00092B92" w:rsidDel="00C94507">
                <w:rPr>
                  <w:rFonts w:cs="Arial"/>
                  <w:b/>
                  <w:rPrChange w:id="1731" w:author="Luis Adrian Benavidez" w:date="2018-10-23T17:26:00Z">
                    <w:rPr>
                      <w:rFonts w:cs="Arial"/>
                    </w:rPr>
                  </w:rPrChange>
                </w:rPr>
                <w:delText>Descripción</w:delText>
              </w:r>
            </w:del>
          </w:p>
        </w:tc>
        <w:tc>
          <w:tcPr>
            <w:tcW w:w="2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tcPrChange w:id="1732" w:author="Luis Adrian Benavidez" w:date="2018-10-23T17:26:00Z">
              <w:tcPr>
                <w:tcW w:w="2803" w:type="pct"/>
                <w:tcBorders>
                  <w:top w:val="nil"/>
                  <w:left w:val="nil"/>
                  <w:bottom w:val="double" w:sz="6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  <w:vAlign w:val="center"/>
              </w:tcPr>
            </w:tcPrChange>
          </w:tcPr>
          <w:p w14:paraId="7BCB6234" w14:textId="77777777" w:rsidR="00311416" w:rsidRPr="00092B92" w:rsidDel="00C94507" w:rsidRDefault="00311416">
            <w:pPr>
              <w:rPr>
                <w:del w:id="1733" w:author="Luis Adrian Benavidez [2]" w:date="2020-04-28T14:23:00Z"/>
                <w:rFonts w:cs="Arial"/>
                <w:b/>
                <w:rPrChange w:id="1734" w:author="Luis Adrian Benavidez" w:date="2018-10-23T17:26:00Z">
                  <w:rPr>
                    <w:del w:id="1735" w:author="Luis Adrian Benavidez [2]" w:date="2020-04-28T14:23:00Z"/>
                    <w:rFonts w:cs="Arial"/>
                  </w:rPr>
                </w:rPrChange>
              </w:rPr>
              <w:pPrChange w:id="1736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37" w:author="Luis Adrian Benavidez [2]" w:date="2020-04-28T14:23:00Z">
              <w:r w:rsidRPr="00092B92" w:rsidDel="00C94507">
                <w:rPr>
                  <w:rFonts w:cs="Arial"/>
                  <w:b/>
                  <w:rPrChange w:id="1738" w:author="Luis Adrian Benavidez" w:date="2018-10-23T17:26:00Z">
                    <w:rPr>
                      <w:rFonts w:cs="Arial"/>
                    </w:rPr>
                  </w:rPrChange>
                </w:rPr>
                <w:delText>Mapeo</w:delText>
              </w:r>
            </w:del>
          </w:p>
        </w:tc>
      </w:tr>
      <w:tr w:rsidR="008B5823" w:rsidDel="00C94507" w14:paraId="50E21050" w14:textId="77777777" w:rsidTr="008B5823">
        <w:trPr>
          <w:trHeight w:val="525"/>
          <w:del w:id="1739" w:author="Luis Adrian Benavidez [2]" w:date="2020-04-28T14:23:00Z"/>
          <w:trPrChange w:id="1740" w:author="Luis Adrian Benavidez" w:date="2018-10-22T12:14:00Z">
            <w:trPr>
              <w:trHeight w:val="525"/>
            </w:trPr>
          </w:trPrChange>
        </w:trPr>
        <w:tc>
          <w:tcPr>
            <w:tcW w:w="392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41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7DE17173" w14:textId="77777777" w:rsidR="008B5823" w:rsidDel="00C94507" w:rsidRDefault="008B5823">
            <w:pPr>
              <w:rPr>
                <w:del w:id="1742" w:author="Luis Adrian Benavidez [2]" w:date="2020-04-28T14:23:00Z"/>
                <w:rFonts w:cs="Arial"/>
              </w:rPr>
              <w:pPrChange w:id="1743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44" w:author="Luis Adrian Benavidez [2]" w:date="2020-04-28T14:23:00Z">
              <w:r w:rsidDel="00C94507">
                <w:rPr>
                  <w:rFonts w:cs="Arial"/>
                </w:rPr>
                <w:delText>1</w:delText>
              </w:r>
            </w:del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45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4CCA332D" w14:textId="77777777" w:rsidR="008B5823" w:rsidDel="00C94507" w:rsidRDefault="008B5823">
            <w:pPr>
              <w:rPr>
                <w:del w:id="1746" w:author="Luis Adrian Benavidez [2]" w:date="2020-04-28T14:23:00Z"/>
                <w:rFonts w:cs="Arial"/>
              </w:rPr>
              <w:pPrChange w:id="1747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48" w:author="Luis Adrian Benavidez [2]" w:date="2020-04-28T14:23:00Z">
              <w:r w:rsidDel="00C94507">
                <w:rPr>
                  <w:rFonts w:cs="Arial"/>
                </w:rPr>
                <w:delText>3</w:delText>
              </w:r>
            </w:del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49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41A1C7E" w14:textId="77777777" w:rsidR="008B5823" w:rsidDel="00C94507" w:rsidRDefault="008B5823">
            <w:pPr>
              <w:rPr>
                <w:del w:id="1750" w:author="Luis Adrian Benavidez [2]" w:date="2020-04-28T14:23:00Z"/>
                <w:rFonts w:cs="Arial"/>
              </w:rPr>
              <w:pPrChange w:id="1751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52" w:author="Luis Adrian Benavidez [2]" w:date="2020-04-28T14:23:00Z">
              <w:r w:rsidDel="00C94507">
                <w:rPr>
                  <w:rFonts w:cs="Arial"/>
                </w:rPr>
                <w:delText>3</w:delText>
              </w:r>
            </w:del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53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78C3CAC3" w14:textId="77777777" w:rsidR="008B5823" w:rsidDel="00C94507" w:rsidRDefault="008B5823" w:rsidP="00D3792D">
            <w:pPr>
              <w:rPr>
                <w:del w:id="1754" w:author="Luis Adrian Benavidez [2]" w:date="2020-04-28T14:23:00Z"/>
                <w:rFonts w:cs="Arial"/>
              </w:rPr>
            </w:pPr>
            <w:del w:id="1755" w:author="Luis Adrian Benavidez [2]" w:date="2020-04-28T14:23:00Z">
              <w:r w:rsidDel="00C94507">
                <w:rPr>
                  <w:rFonts w:cs="Arial"/>
                </w:rPr>
                <w:delText xml:space="preserve">Empresa </w:delText>
              </w:r>
              <w:r w:rsidDel="00C94507">
                <w:rPr>
                  <w:rFonts w:cs="Arial"/>
                  <w:b/>
                  <w:bCs/>
                </w:rPr>
                <w:delText>224</w:delText>
              </w:r>
            </w:del>
          </w:p>
        </w:tc>
        <w:tc>
          <w:tcPr>
            <w:tcW w:w="2763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56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A469580" w14:textId="77777777" w:rsidR="008B5823" w:rsidDel="00C94507" w:rsidRDefault="008B5823" w:rsidP="00397604">
            <w:pPr>
              <w:rPr>
                <w:del w:id="1757" w:author="Luis Adrian Benavidez [2]" w:date="2020-04-28T14:23:00Z"/>
                <w:rFonts w:cs="Arial"/>
              </w:rPr>
            </w:pPr>
            <w:ins w:id="1758" w:author="Luis Adrian Benavidez" w:date="2018-11-11T10:40:00Z">
              <w:del w:id="1759" w:author="Luis Adrian Benavidez [2]" w:date="2020-04-28T14:23:00Z">
                <w:r w:rsidDel="00C94507">
                  <w:rPr>
                    <w:rFonts w:cs="Arial"/>
                  </w:rPr>
                  <w:delText> “</w:delText>
                </w:r>
                <w:r w:rsidRPr="00820DDA" w:rsidDel="00C94507">
                  <w:rPr>
                    <w:rFonts w:cs="Arial"/>
                    <w:b/>
                  </w:rPr>
                  <w:delText>224</w:delText>
                </w:r>
                <w:r w:rsidDel="00C94507">
                  <w:rPr>
                    <w:rFonts w:cs="Arial"/>
                  </w:rPr>
                  <w:delText>”</w:delText>
                </w:r>
              </w:del>
            </w:ins>
            <w:del w:id="1760" w:author="Luis Adrian Benavidez [2]" w:date="2020-04-28T14:23:00Z">
              <w:r w:rsidDel="00C94507">
                <w:rPr>
                  <w:rFonts w:cs="Arial"/>
                </w:rPr>
                <w:delText> “224”</w:delText>
              </w:r>
            </w:del>
          </w:p>
        </w:tc>
      </w:tr>
      <w:tr w:rsidR="008B5823" w:rsidDel="00C94507" w14:paraId="692FC1CE" w14:textId="77777777" w:rsidTr="008B5823">
        <w:trPr>
          <w:trHeight w:val="255"/>
          <w:del w:id="1761" w:author="Luis Adrian Benavidez [2]" w:date="2020-04-28T14:23:00Z"/>
          <w:trPrChange w:id="1762" w:author="Luis Adrian Benavidez" w:date="2018-10-22T12:14:00Z">
            <w:trPr>
              <w:trHeight w:val="255"/>
            </w:trPr>
          </w:trPrChange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63" w:author="Luis Adrian Benavidez" w:date="2018-10-22T12:14:00Z">
              <w:tcPr>
                <w:tcW w:w="368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B98AB7A" w14:textId="77777777" w:rsidR="008B5823" w:rsidDel="00C94507" w:rsidRDefault="008B5823">
            <w:pPr>
              <w:rPr>
                <w:del w:id="1764" w:author="Luis Adrian Benavidez [2]" w:date="2020-04-28T14:23:00Z"/>
                <w:rFonts w:cs="Arial"/>
              </w:rPr>
              <w:pPrChange w:id="1765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66" w:author="Luis Adrian Benavidez [2]" w:date="2020-04-28T14:23:00Z">
              <w:r w:rsidDel="00C94507">
                <w:rPr>
                  <w:rFonts w:cs="Arial"/>
                </w:rPr>
                <w:delText>4</w:delText>
              </w:r>
            </w:del>
          </w:p>
        </w:tc>
        <w:tc>
          <w:tcPr>
            <w:tcW w:w="3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67" w:author="Luis Adrian Benavidez" w:date="2018-10-22T12:14:00Z">
              <w:tcPr>
                <w:tcW w:w="368" w:type="pct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7AF715B3" w14:textId="77777777" w:rsidR="008B5823" w:rsidDel="00C94507" w:rsidRDefault="008B5823">
            <w:pPr>
              <w:rPr>
                <w:del w:id="1768" w:author="Luis Adrian Benavidez [2]" w:date="2020-04-28T14:23:00Z"/>
                <w:rFonts w:cs="Arial"/>
              </w:rPr>
              <w:pPrChange w:id="1769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70" w:author="Luis Adrian Benavidez [2]" w:date="2020-04-28T14:23:00Z">
              <w:r w:rsidDel="00C94507">
                <w:rPr>
                  <w:rFonts w:cs="Arial"/>
                </w:rPr>
                <w:delText>6</w:delText>
              </w:r>
            </w:del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71" w:author="Luis Adrian Benavidez" w:date="2018-10-22T12:14:00Z">
              <w:tcPr>
                <w:tcW w:w="522" w:type="pct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74085E93" w14:textId="77777777" w:rsidR="008B5823" w:rsidDel="00C94507" w:rsidRDefault="008B5823">
            <w:pPr>
              <w:rPr>
                <w:del w:id="1772" w:author="Luis Adrian Benavidez [2]" w:date="2020-04-28T14:23:00Z"/>
                <w:rFonts w:cs="Arial"/>
              </w:rPr>
              <w:pPrChange w:id="1773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74" w:author="Luis Adrian Benavidez [2]" w:date="2020-04-28T14:23:00Z">
              <w:r w:rsidDel="00C94507">
                <w:rPr>
                  <w:rFonts w:cs="Arial"/>
                </w:rPr>
                <w:delText>3</w:delText>
              </w:r>
            </w:del>
          </w:p>
        </w:tc>
        <w:tc>
          <w:tcPr>
            <w:tcW w:w="8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75" w:author="Luis Adrian Benavidez" w:date="2018-10-22T12:14:00Z">
              <w:tcPr>
                <w:tcW w:w="939" w:type="pct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02112A2" w14:textId="77777777" w:rsidR="008B5823" w:rsidDel="00C94507" w:rsidRDefault="008B5823" w:rsidP="00D3792D">
            <w:pPr>
              <w:rPr>
                <w:del w:id="1776" w:author="Luis Adrian Benavidez [2]" w:date="2020-04-28T14:23:00Z"/>
                <w:rFonts w:cs="Arial"/>
              </w:rPr>
            </w:pPr>
            <w:del w:id="1777" w:author="Luis Adrian Benavidez [2]" w:date="2020-04-28T14:23:00Z">
              <w:r w:rsidDel="00C94507">
                <w:rPr>
                  <w:rFonts w:cs="Arial"/>
                </w:rPr>
                <w:delText>Ramo</w:delText>
              </w:r>
            </w:del>
          </w:p>
        </w:tc>
        <w:tc>
          <w:tcPr>
            <w:tcW w:w="27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78" w:author="Luis Adrian Benavidez" w:date="2018-10-22T12:14:00Z">
              <w:tcPr>
                <w:tcW w:w="2803" w:type="pct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FD4939E" w14:textId="77777777" w:rsidR="008B5823" w:rsidRPr="005D74B7" w:rsidDel="00C94507" w:rsidRDefault="008B5823" w:rsidP="00397604">
            <w:pPr>
              <w:rPr>
                <w:del w:id="1779" w:author="Luis Adrian Benavidez [2]" w:date="2020-04-28T14:23:00Z"/>
                <w:rFonts w:cs="Arial"/>
                <w:highlight w:val="yellow"/>
                <w:rPrChange w:id="1780" w:author="Luis Adrian Benavidez [2]" w:date="2020-04-28T11:51:00Z">
                  <w:rPr>
                    <w:del w:id="1781" w:author="Luis Adrian Benavidez [2]" w:date="2020-04-28T14:23:00Z"/>
                    <w:rFonts w:cs="Arial"/>
                  </w:rPr>
                </w:rPrChange>
              </w:rPr>
            </w:pPr>
            <w:ins w:id="1782" w:author="Luis Adrian Benavidez" w:date="2018-11-11T10:40:00Z">
              <w:del w:id="1783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784" w:author="Luis Adrian Benavidez [2]" w:date="2020-04-28T11:51:00Z">
                      <w:rPr>
                        <w:rFonts w:cs="Arial"/>
                      </w:rPr>
                    </w:rPrChange>
                  </w:rPr>
                  <w:delText xml:space="preserve">Se toman los 3 dígitos de la </w:delText>
                </w:r>
              </w:del>
              <w:del w:id="1785" w:author="Luis Adrian Benavidez [2]" w:date="2020-04-28T11:51:00Z">
                <w:r w:rsidRPr="005D74B7" w:rsidDel="005D74B7">
                  <w:rPr>
                    <w:rFonts w:cs="Arial"/>
                    <w:highlight w:val="yellow"/>
                    <w:rPrChange w:id="1786" w:author="Luis Adrian Benavidez [2]" w:date="2020-04-28T11:51:00Z">
                      <w:rPr>
                        <w:rFonts w:cs="Arial"/>
                      </w:rPr>
                    </w:rPrChange>
                  </w:rPr>
                  <w:delText>derecha</w:delText>
                </w:r>
              </w:del>
              <w:del w:id="1787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788" w:author="Luis Adrian Benavidez [2]" w:date="2020-04-28T11:51:00Z">
                      <w:rPr>
                        <w:rFonts w:cs="Arial"/>
                      </w:rPr>
                    </w:rPrChange>
                  </w:rPr>
                  <w:delText xml:space="preserve"> del campo “</w:delText>
                </w:r>
                <w:r w:rsidRPr="005D74B7" w:rsidDel="00C94507">
                  <w:rPr>
                    <w:rFonts w:cs="Arial"/>
                    <w:b/>
                    <w:highlight w:val="yellow"/>
                    <w:rPrChange w:id="1789" w:author="Luis Adrian Benavidez [2]" w:date="2020-04-28T11:51:00Z">
                      <w:rPr>
                        <w:rFonts w:cs="Arial"/>
                        <w:b/>
                      </w:rPr>
                    </w:rPrChange>
                  </w:rPr>
                  <w:delText>Ramo</w:delText>
                </w:r>
                <w:r w:rsidRPr="005D74B7" w:rsidDel="00C94507">
                  <w:rPr>
                    <w:rFonts w:cs="Arial"/>
                    <w:highlight w:val="yellow"/>
                    <w:rPrChange w:id="1790" w:author="Luis Adrian Benavidez [2]" w:date="2020-04-28T11:51:00Z">
                      <w:rPr>
                        <w:rFonts w:cs="Arial"/>
                      </w:rPr>
                    </w:rPrChange>
                  </w:rPr>
                  <w:delText>” del Archivo de SAP</w:delText>
                </w:r>
              </w:del>
            </w:ins>
            <w:del w:id="1791" w:author="Luis Adrian Benavidez [2]" w:date="2020-04-28T14:23:00Z">
              <w:r w:rsidRPr="005D74B7" w:rsidDel="00C94507">
                <w:rPr>
                  <w:rFonts w:cs="Arial"/>
                  <w:highlight w:val="yellow"/>
                  <w:rPrChange w:id="1792" w:author="Luis Adrian Benavidez [2]" w:date="2020-04-28T11:51:00Z">
                    <w:rPr>
                      <w:rFonts w:cs="Arial"/>
                    </w:rPr>
                  </w:rPrChange>
                </w:rPr>
                <w:delText>Se toman los 3 dígitos de la derecha del campo “Ramo” del Archivo de SAP</w:delText>
              </w:r>
            </w:del>
          </w:p>
        </w:tc>
      </w:tr>
      <w:tr w:rsidR="008B5823" w:rsidDel="00C94507" w14:paraId="65F393C3" w14:textId="77777777" w:rsidTr="008B5823">
        <w:trPr>
          <w:trHeight w:val="255"/>
          <w:del w:id="1793" w:author="Luis Adrian Benavidez [2]" w:date="2020-04-28T14:23:00Z"/>
          <w:trPrChange w:id="1794" w:author="Luis Adrian Benavidez" w:date="2018-10-22T12:14:00Z">
            <w:trPr>
              <w:trHeight w:val="255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95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682AE6E3" w14:textId="77777777" w:rsidR="008B5823" w:rsidDel="00C94507" w:rsidRDefault="008B5823">
            <w:pPr>
              <w:rPr>
                <w:del w:id="1796" w:author="Luis Adrian Benavidez [2]" w:date="2020-04-28T14:23:00Z"/>
                <w:rFonts w:cs="Arial"/>
              </w:rPr>
              <w:pPrChange w:id="1797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798" w:author="Luis Adrian Benavidez [2]" w:date="2020-04-28T14:23:00Z">
              <w:r w:rsidDel="00C94507">
                <w:rPr>
                  <w:rFonts w:cs="Arial"/>
                </w:rPr>
                <w:delText>7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799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0E889D3" w14:textId="77777777" w:rsidR="008B5823" w:rsidDel="00C94507" w:rsidRDefault="008B5823">
            <w:pPr>
              <w:rPr>
                <w:del w:id="1800" w:author="Luis Adrian Benavidez [2]" w:date="2020-04-28T14:23:00Z"/>
                <w:rFonts w:cs="Arial"/>
              </w:rPr>
              <w:pPrChange w:id="1801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02" w:author="Luis Adrian Benavidez [2]" w:date="2020-04-28T14:23:00Z">
              <w:r w:rsidDel="00C94507">
                <w:rPr>
                  <w:rFonts w:cs="Arial"/>
                </w:rPr>
                <w:delText>9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03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3FC4B0F" w14:textId="77777777" w:rsidR="008B5823" w:rsidDel="00C94507" w:rsidRDefault="008B5823">
            <w:pPr>
              <w:rPr>
                <w:del w:id="1804" w:author="Luis Adrian Benavidez [2]" w:date="2020-04-28T14:23:00Z"/>
                <w:rFonts w:cs="Arial"/>
              </w:rPr>
              <w:pPrChange w:id="1805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06" w:author="Luis Adrian Benavidez [2]" w:date="2020-04-28T14:23:00Z">
              <w:r w:rsidDel="00C94507">
                <w:rPr>
                  <w:rFonts w:cs="Arial"/>
                </w:rPr>
                <w:delText>3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07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0D8250B" w14:textId="77777777" w:rsidR="008B5823" w:rsidDel="00C94507" w:rsidRDefault="008B5823" w:rsidP="00D3792D">
            <w:pPr>
              <w:rPr>
                <w:del w:id="1808" w:author="Luis Adrian Benavidez [2]" w:date="2020-04-28T14:23:00Z"/>
                <w:rFonts w:cs="Arial"/>
              </w:rPr>
            </w:pPr>
            <w:del w:id="1809" w:author="Luis Adrian Benavidez [2]" w:date="2020-04-28T14:23:00Z">
              <w:r w:rsidDel="00C94507">
                <w:rPr>
                  <w:rFonts w:cs="Arial"/>
                </w:rPr>
                <w:delText>Producto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10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7F11B903" w14:textId="77777777" w:rsidR="008B5823" w:rsidRPr="005D74B7" w:rsidDel="00C94507" w:rsidRDefault="008B5823" w:rsidP="00397604">
            <w:pPr>
              <w:rPr>
                <w:del w:id="1811" w:author="Luis Adrian Benavidez [2]" w:date="2020-04-28T14:23:00Z"/>
                <w:rFonts w:cs="Arial"/>
                <w:highlight w:val="yellow"/>
                <w:rPrChange w:id="1812" w:author="Luis Adrian Benavidez [2]" w:date="2020-04-28T11:51:00Z">
                  <w:rPr>
                    <w:del w:id="1813" w:author="Luis Adrian Benavidez [2]" w:date="2020-04-28T14:23:00Z"/>
                    <w:rFonts w:cs="Arial"/>
                  </w:rPr>
                </w:rPrChange>
              </w:rPr>
            </w:pPr>
            <w:ins w:id="1814" w:author="Luis Adrian Benavidez" w:date="2018-11-11T10:40:00Z">
              <w:del w:id="1815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816" w:author="Luis Adrian Benavidez [2]" w:date="2020-04-28T11:51:00Z">
                      <w:rPr>
                        <w:rFonts w:cs="Arial"/>
                      </w:rPr>
                    </w:rPrChange>
                  </w:rPr>
                  <w:delText xml:space="preserve">Se toman los 3 dígitos de la </w:delText>
                </w:r>
              </w:del>
              <w:del w:id="1817" w:author="Luis Adrian Benavidez [2]" w:date="2020-04-28T11:51:00Z">
                <w:r w:rsidRPr="005D74B7" w:rsidDel="005D74B7">
                  <w:rPr>
                    <w:rFonts w:cs="Arial"/>
                    <w:highlight w:val="yellow"/>
                    <w:rPrChange w:id="1818" w:author="Luis Adrian Benavidez [2]" w:date="2020-04-28T11:51:00Z">
                      <w:rPr>
                        <w:rFonts w:cs="Arial"/>
                      </w:rPr>
                    </w:rPrChange>
                  </w:rPr>
                  <w:delText xml:space="preserve">derecha </w:delText>
                </w:r>
              </w:del>
              <w:del w:id="1819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820" w:author="Luis Adrian Benavidez [2]" w:date="2020-04-28T11:51:00Z">
                      <w:rPr>
                        <w:rFonts w:cs="Arial"/>
                      </w:rPr>
                    </w:rPrChange>
                  </w:rPr>
                  <w:delText>del campo “</w:delText>
                </w:r>
                <w:r w:rsidRPr="005D74B7" w:rsidDel="00C94507">
                  <w:rPr>
                    <w:rFonts w:cs="Arial"/>
                    <w:b/>
                    <w:highlight w:val="yellow"/>
                    <w:rPrChange w:id="1821" w:author="Luis Adrian Benavidez [2]" w:date="2020-04-28T11:51:00Z">
                      <w:rPr>
                        <w:rFonts w:cs="Arial"/>
                        <w:b/>
                      </w:rPr>
                    </w:rPrChange>
                  </w:rPr>
                  <w:delText>Producto</w:delText>
                </w:r>
                <w:r w:rsidRPr="005D74B7" w:rsidDel="00C94507">
                  <w:rPr>
                    <w:rFonts w:cs="Arial"/>
                    <w:highlight w:val="yellow"/>
                    <w:rPrChange w:id="1822" w:author="Luis Adrian Benavidez [2]" w:date="2020-04-28T11:51:00Z">
                      <w:rPr>
                        <w:rFonts w:cs="Arial"/>
                      </w:rPr>
                    </w:rPrChange>
                  </w:rPr>
                  <w:delText>” del Archivo de SAP</w:delText>
                </w:r>
              </w:del>
            </w:ins>
            <w:del w:id="1823" w:author="Luis Adrian Benavidez [2]" w:date="2020-04-28T14:23:00Z">
              <w:r w:rsidRPr="005D74B7" w:rsidDel="00C94507">
                <w:rPr>
                  <w:rFonts w:cs="Arial"/>
                  <w:highlight w:val="yellow"/>
                  <w:rPrChange w:id="1824" w:author="Luis Adrian Benavidez [2]" w:date="2020-04-28T11:51:00Z">
                    <w:rPr>
                      <w:rFonts w:cs="Arial"/>
                    </w:rPr>
                  </w:rPrChange>
                </w:rPr>
                <w:delText>Se toman los 3 dígitos de la derecha del campo “Producto” del Archivo de SAP</w:delText>
              </w:r>
            </w:del>
          </w:p>
        </w:tc>
      </w:tr>
      <w:tr w:rsidR="008B5823" w:rsidDel="00C94507" w14:paraId="66073FBF" w14:textId="77777777" w:rsidTr="008B5823">
        <w:trPr>
          <w:trHeight w:val="1020"/>
          <w:del w:id="1825" w:author="Luis Adrian Benavidez [2]" w:date="2020-04-28T14:23:00Z"/>
          <w:trPrChange w:id="1826" w:author="Luis Adrian Benavidez" w:date="2018-10-22T12:14:00Z">
            <w:trPr>
              <w:trHeight w:val="1020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27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4C7885F7" w14:textId="77777777" w:rsidR="008B5823" w:rsidRPr="006F213C" w:rsidDel="00C94507" w:rsidRDefault="008B5823">
            <w:pPr>
              <w:rPr>
                <w:del w:id="1828" w:author="Luis Adrian Benavidez [2]" w:date="2020-04-28T14:23:00Z"/>
                <w:rFonts w:cs="Arial"/>
              </w:rPr>
              <w:pPrChange w:id="1829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30" w:author="Luis Adrian Benavidez [2]" w:date="2020-04-28T14:23:00Z">
              <w:r w:rsidRPr="006F213C" w:rsidDel="00C94507">
                <w:rPr>
                  <w:rFonts w:cs="Arial"/>
                </w:rPr>
                <w:delText>10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31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46B844AC" w14:textId="77777777" w:rsidR="008B5823" w:rsidRPr="006F213C" w:rsidDel="00C94507" w:rsidRDefault="008B5823">
            <w:pPr>
              <w:rPr>
                <w:del w:id="1832" w:author="Luis Adrian Benavidez [2]" w:date="2020-04-28T14:23:00Z"/>
                <w:rFonts w:cs="Arial"/>
              </w:rPr>
              <w:pPrChange w:id="1833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34" w:author="Luis Adrian Benavidez [2]" w:date="2020-04-28T14:23:00Z">
              <w:r w:rsidRPr="006F213C" w:rsidDel="00C94507">
                <w:rPr>
                  <w:rFonts w:cs="Arial"/>
                </w:rPr>
                <w:delText>19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35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262F6290" w14:textId="77777777" w:rsidR="008B5823" w:rsidRPr="006F213C" w:rsidDel="00C94507" w:rsidRDefault="008B5823">
            <w:pPr>
              <w:rPr>
                <w:del w:id="1836" w:author="Luis Adrian Benavidez [2]" w:date="2020-04-28T14:23:00Z"/>
                <w:rFonts w:cs="Arial"/>
              </w:rPr>
              <w:pPrChange w:id="1837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38" w:author="Luis Adrian Benavidez [2]" w:date="2020-04-28T14:23:00Z">
              <w:r w:rsidRPr="006F213C" w:rsidDel="00C94507">
                <w:rPr>
                  <w:rFonts w:cs="Arial"/>
                </w:rPr>
                <w:delText>10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39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2E4ED42" w14:textId="77777777" w:rsidR="008B5823" w:rsidRPr="006F213C" w:rsidDel="00C94507" w:rsidRDefault="008B5823" w:rsidP="00D3792D">
            <w:pPr>
              <w:rPr>
                <w:del w:id="1840" w:author="Luis Adrian Benavidez [2]" w:date="2020-04-28T14:23:00Z"/>
                <w:rFonts w:cs="Arial"/>
              </w:rPr>
            </w:pPr>
            <w:del w:id="1841" w:author="Luis Adrian Benavidez [2]" w:date="2020-04-28T14:23:00Z">
              <w:r w:rsidRPr="006F213C" w:rsidDel="00C94507">
                <w:rPr>
                  <w:rFonts w:cs="Arial"/>
                </w:rPr>
                <w:delText xml:space="preserve">Nº Recibo / Nº Referencia 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42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236EA045" w14:textId="77777777" w:rsidR="008B5823" w:rsidRPr="006F213C" w:rsidDel="00C94507" w:rsidRDefault="008B5823" w:rsidP="00397604">
            <w:pPr>
              <w:rPr>
                <w:del w:id="1843" w:author="Luis Adrian Benavidez [2]" w:date="2020-04-28T14:23:00Z"/>
                <w:rFonts w:cs="Arial"/>
              </w:rPr>
            </w:pPr>
            <w:ins w:id="1844" w:author="Luis Adrian Benavidez" w:date="2018-11-11T10:40:00Z">
              <w:del w:id="1845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846" w:author="Luis Adrian Benavidez [2]" w:date="2020-04-28T11:52:00Z">
                      <w:rPr>
                        <w:rFonts w:cs="Arial"/>
                      </w:rPr>
                    </w:rPrChange>
                  </w:rPr>
                  <w:delText>Se toma</w:delText>
                </w:r>
              </w:del>
              <w:del w:id="1847" w:author="Luis Adrian Benavidez [2]" w:date="2020-04-28T11:52:00Z">
                <w:r w:rsidRPr="005D74B7" w:rsidDel="005D74B7">
                  <w:rPr>
                    <w:rFonts w:cs="Arial"/>
                    <w:highlight w:val="yellow"/>
                    <w:rPrChange w:id="1848" w:author="Luis Adrian Benavidez [2]" w:date="2020-04-28T11:52:00Z">
                      <w:rPr>
                        <w:rFonts w:cs="Arial"/>
                      </w:rPr>
                    </w:rPrChange>
                  </w:rPr>
                  <w:delText>n</w:delText>
                </w:r>
              </w:del>
              <w:del w:id="1849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850" w:author="Luis Adrian Benavidez [2]" w:date="2020-04-28T11:52:00Z">
                      <w:rPr>
                        <w:rFonts w:cs="Arial"/>
                      </w:rPr>
                    </w:rPrChange>
                  </w:rPr>
                  <w:delText xml:space="preserve"> </w:delText>
                </w:r>
              </w:del>
              <w:del w:id="1851" w:author="Luis Adrian Benavidez [2]" w:date="2020-04-28T11:51:00Z">
                <w:r w:rsidRPr="005D74B7" w:rsidDel="005D74B7">
                  <w:rPr>
                    <w:rFonts w:cs="Arial"/>
                    <w:highlight w:val="yellow"/>
                    <w:rPrChange w:id="1852" w:author="Luis Adrian Benavidez [2]" w:date="2020-04-28T11:52:00Z">
                      <w:rPr>
                        <w:rFonts w:cs="Arial"/>
                      </w:rPr>
                    </w:rPrChange>
                  </w:rPr>
                  <w:delText xml:space="preserve">los 10 dígitos de la derecha </w:delText>
                </w:r>
              </w:del>
              <w:del w:id="1853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854" w:author="Luis Adrian Benavidez [2]" w:date="2020-04-28T11:52:00Z">
                      <w:rPr>
                        <w:rFonts w:cs="Arial"/>
                      </w:rPr>
                    </w:rPrChange>
                  </w:rPr>
                  <w:delText>del campo “</w:delText>
                </w:r>
                <w:r w:rsidRPr="005D74B7" w:rsidDel="00C94507">
                  <w:rPr>
                    <w:rFonts w:cs="Arial"/>
                    <w:b/>
                    <w:highlight w:val="yellow"/>
                    <w:rPrChange w:id="1855" w:author="Luis Adrian Benavidez [2]" w:date="2020-04-28T11:52:00Z">
                      <w:rPr>
                        <w:rFonts w:cs="Arial"/>
                        <w:b/>
                      </w:rPr>
                    </w:rPrChange>
                  </w:rPr>
                  <w:delText>Recibo</w:delText>
                </w:r>
                <w:r w:rsidRPr="005D74B7" w:rsidDel="00C94507">
                  <w:rPr>
                    <w:rFonts w:cs="Arial"/>
                    <w:highlight w:val="yellow"/>
                    <w:rPrChange w:id="1856" w:author="Luis Adrian Benavidez [2]" w:date="2020-04-28T11:52:00Z">
                      <w:rPr>
                        <w:rFonts w:cs="Arial"/>
                      </w:rPr>
                    </w:rPrChange>
                  </w:rPr>
                  <w:delText>” del Archivo de SAP</w:delText>
                </w:r>
              </w:del>
            </w:ins>
            <w:del w:id="1857" w:author="Luis Adrian Benavidez [2]" w:date="2020-04-28T14:23:00Z">
              <w:r w:rsidDel="00C94507">
                <w:rPr>
                  <w:rFonts w:cs="Arial"/>
                </w:rPr>
                <w:delText>Se toman los 10 dígitos de la derecha del campo “Recibo” del Archivo de SAP</w:delText>
              </w:r>
            </w:del>
          </w:p>
        </w:tc>
      </w:tr>
      <w:tr w:rsidR="008B5823" w:rsidDel="00C94507" w14:paraId="35E0C7CF" w14:textId="77777777" w:rsidTr="008B5823">
        <w:trPr>
          <w:trHeight w:val="510"/>
          <w:del w:id="1858" w:author="Luis Adrian Benavidez [2]" w:date="2020-04-28T14:23:00Z"/>
          <w:trPrChange w:id="1859" w:author="Luis Adrian Benavidez" w:date="2018-10-22T12:14:00Z">
            <w:trPr>
              <w:trHeight w:val="510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60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F257A92" w14:textId="77777777" w:rsidR="008B5823" w:rsidDel="00C94507" w:rsidRDefault="008B5823">
            <w:pPr>
              <w:rPr>
                <w:del w:id="1861" w:author="Luis Adrian Benavidez [2]" w:date="2020-04-28T14:23:00Z"/>
                <w:rFonts w:cs="Arial"/>
              </w:rPr>
              <w:pPrChange w:id="1862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63" w:author="Luis Adrian Benavidez [2]" w:date="2020-04-28T14:23:00Z">
              <w:r w:rsidDel="00C94507">
                <w:rPr>
                  <w:rFonts w:cs="Arial"/>
                </w:rPr>
                <w:delText>20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64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1BDC1A5E" w14:textId="77777777" w:rsidR="008B5823" w:rsidDel="00C94507" w:rsidRDefault="008B5823">
            <w:pPr>
              <w:rPr>
                <w:del w:id="1865" w:author="Luis Adrian Benavidez [2]" w:date="2020-04-28T14:23:00Z"/>
                <w:rFonts w:cs="Arial"/>
              </w:rPr>
              <w:pPrChange w:id="1866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67" w:author="Luis Adrian Benavidez [2]" w:date="2020-04-28T14:23:00Z">
              <w:r w:rsidDel="00C94507">
                <w:rPr>
                  <w:rFonts w:cs="Arial"/>
                </w:rPr>
                <w:delText>27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68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65EC4E21" w14:textId="77777777" w:rsidR="008B5823" w:rsidDel="00C94507" w:rsidRDefault="008B5823">
            <w:pPr>
              <w:rPr>
                <w:del w:id="1869" w:author="Luis Adrian Benavidez [2]" w:date="2020-04-28T14:23:00Z"/>
                <w:rFonts w:cs="Arial"/>
              </w:rPr>
              <w:pPrChange w:id="1870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71" w:author="Luis Adrian Benavidez [2]" w:date="2020-04-28T14:23:00Z">
              <w:r w:rsidDel="00C94507">
                <w:rPr>
                  <w:rFonts w:cs="Arial"/>
                </w:rPr>
                <w:delText>8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72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57E3ADB" w14:textId="77777777" w:rsidR="008B5823" w:rsidDel="00C94507" w:rsidRDefault="008B5823" w:rsidP="00D3792D">
            <w:pPr>
              <w:rPr>
                <w:del w:id="1873" w:author="Luis Adrian Benavidez [2]" w:date="2020-04-28T14:23:00Z"/>
                <w:rFonts w:cs="Arial"/>
              </w:rPr>
            </w:pPr>
            <w:del w:id="1874" w:author="Luis Adrian Benavidez [2]" w:date="2020-04-28T14:23:00Z">
              <w:r w:rsidDel="00C94507">
                <w:rPr>
                  <w:rFonts w:cs="Arial"/>
                </w:rPr>
                <w:delText>Nº Oficial de Póliza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75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46A4A87E" w14:textId="77777777" w:rsidR="008B5823" w:rsidDel="00C94507" w:rsidRDefault="008B5823" w:rsidP="00397604">
            <w:pPr>
              <w:rPr>
                <w:del w:id="1876" w:author="Luis Adrian Benavidez [2]" w:date="2020-04-28T14:23:00Z"/>
                <w:rFonts w:cs="Arial"/>
              </w:rPr>
            </w:pPr>
            <w:ins w:id="1877" w:author="Luis Adrian Benavidez" w:date="2018-11-11T10:40:00Z">
              <w:del w:id="1878" w:author="Luis Adrian Benavidez [2]" w:date="2020-04-28T11:52:00Z">
                <w:r w:rsidRPr="005D74B7" w:rsidDel="005D74B7">
                  <w:rPr>
                    <w:rFonts w:cs="Arial"/>
                    <w:highlight w:val="yellow"/>
                    <w:rPrChange w:id="1879" w:author="Luis Adrian Benavidez [2]" w:date="2020-04-28T11:53:00Z">
                      <w:rPr>
                        <w:rFonts w:cs="Arial"/>
                      </w:rPr>
                    </w:rPrChange>
                  </w:rPr>
                  <w:delText xml:space="preserve">Se toman los 8 dígitos de la derecha del campo </w:delText>
                </w:r>
              </w:del>
              <w:del w:id="1880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881" w:author="Luis Adrian Benavidez [2]" w:date="2020-04-28T11:53:00Z">
                      <w:rPr>
                        <w:rFonts w:cs="Arial"/>
                      </w:rPr>
                    </w:rPrChange>
                  </w:rPr>
                  <w:delText>“</w:delText>
                </w:r>
                <w:r w:rsidRPr="005D74B7" w:rsidDel="00C94507">
                  <w:rPr>
                    <w:rFonts w:cs="Arial"/>
                    <w:b/>
                    <w:highlight w:val="yellow"/>
                    <w:rPrChange w:id="1882" w:author="Luis Adrian Benavidez [2]" w:date="2020-04-28T11:53:00Z">
                      <w:rPr>
                        <w:rFonts w:cs="Arial"/>
                        <w:b/>
                      </w:rPr>
                    </w:rPrChange>
                  </w:rPr>
                  <w:delText>Nro de Poliza</w:delText>
                </w:r>
                <w:r w:rsidRPr="005D74B7" w:rsidDel="00C94507">
                  <w:rPr>
                    <w:rFonts w:cs="Arial"/>
                    <w:highlight w:val="yellow"/>
                    <w:rPrChange w:id="1883" w:author="Luis Adrian Benavidez [2]" w:date="2020-04-28T11:53:00Z">
                      <w:rPr>
                        <w:rFonts w:cs="Arial"/>
                      </w:rPr>
                    </w:rPrChange>
                  </w:rPr>
                  <w:delText xml:space="preserve">” </w:delText>
                </w:r>
              </w:del>
              <w:del w:id="1884" w:author="Luis Adrian Benavidez [2]" w:date="2020-04-28T11:52:00Z">
                <w:r w:rsidDel="005D74B7">
                  <w:rPr>
                    <w:rFonts w:cs="Arial"/>
                  </w:rPr>
                  <w:delText>del Archivo de SAP</w:delText>
                </w:r>
              </w:del>
            </w:ins>
            <w:del w:id="1885" w:author="Luis Adrian Benavidez [2]" w:date="2020-04-28T14:23:00Z">
              <w:r w:rsidDel="00C94507">
                <w:rPr>
                  <w:rFonts w:cs="Arial"/>
                </w:rPr>
                <w:delText>Se toman los 8 dígitos de la derecha del campo “Nro de Poliza” del Archivo de SAP</w:delText>
              </w:r>
            </w:del>
          </w:p>
        </w:tc>
      </w:tr>
      <w:tr w:rsidR="008B5823" w:rsidRPr="008B0154" w:rsidDel="00C94507" w14:paraId="36D0BB61" w14:textId="77777777" w:rsidTr="008B5823">
        <w:trPr>
          <w:trHeight w:val="510"/>
          <w:del w:id="1886" w:author="Luis Adrian Benavidez [2]" w:date="2020-04-28T14:23:00Z"/>
          <w:trPrChange w:id="1887" w:author="Luis Adrian Benavidez" w:date="2018-10-22T12:14:00Z">
            <w:trPr>
              <w:trHeight w:val="510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88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B5E2878" w14:textId="77777777" w:rsidR="008B5823" w:rsidDel="00C94507" w:rsidRDefault="008B5823">
            <w:pPr>
              <w:rPr>
                <w:del w:id="1889" w:author="Luis Adrian Benavidez [2]" w:date="2020-04-28T14:23:00Z"/>
                <w:rFonts w:cs="Arial"/>
              </w:rPr>
              <w:pPrChange w:id="1890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91" w:author="Luis Adrian Benavidez [2]" w:date="2020-04-28T14:23:00Z">
              <w:r w:rsidDel="00C94507">
                <w:rPr>
                  <w:rFonts w:cs="Arial"/>
                </w:rPr>
                <w:delText>28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92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6433605" w14:textId="77777777" w:rsidR="008B5823" w:rsidDel="00C94507" w:rsidRDefault="008B5823">
            <w:pPr>
              <w:rPr>
                <w:del w:id="1893" w:author="Luis Adrian Benavidez [2]" w:date="2020-04-28T14:23:00Z"/>
                <w:rFonts w:cs="Arial"/>
              </w:rPr>
              <w:pPrChange w:id="1894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95" w:author="Luis Adrian Benavidez [2]" w:date="2020-04-28T14:23:00Z">
              <w:r w:rsidDel="00C94507">
                <w:rPr>
                  <w:rFonts w:cs="Arial"/>
                </w:rPr>
                <w:delText>29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896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4B7C4105" w14:textId="77777777" w:rsidR="008B5823" w:rsidDel="00C94507" w:rsidRDefault="008B5823">
            <w:pPr>
              <w:rPr>
                <w:del w:id="1897" w:author="Luis Adrian Benavidez [2]" w:date="2020-04-28T14:23:00Z"/>
                <w:rFonts w:cs="Arial"/>
              </w:rPr>
              <w:pPrChange w:id="1898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899" w:author="Luis Adrian Benavidez [2]" w:date="2020-04-28T14:23:00Z">
              <w:r w:rsidDel="00C94507">
                <w:rPr>
                  <w:rFonts w:cs="Arial"/>
                </w:rPr>
                <w:delText>2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00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78D74989" w14:textId="77777777" w:rsidR="008B5823" w:rsidDel="00C94507" w:rsidRDefault="008B5823" w:rsidP="00D3792D">
            <w:pPr>
              <w:rPr>
                <w:del w:id="1901" w:author="Luis Adrian Benavidez [2]" w:date="2020-04-28T14:23:00Z"/>
                <w:rFonts w:cs="Arial"/>
              </w:rPr>
            </w:pPr>
            <w:del w:id="1902" w:author="Luis Adrian Benavidez [2]" w:date="2020-04-28T14:23:00Z">
              <w:r w:rsidDel="00C94507">
                <w:rPr>
                  <w:rFonts w:cs="Arial"/>
                </w:rPr>
                <w:delText>Número de Cuota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03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762CFC1C" w14:textId="77777777" w:rsidR="008B5823" w:rsidRPr="008B0154" w:rsidDel="00C94507" w:rsidRDefault="008B5823" w:rsidP="00397604">
            <w:pPr>
              <w:rPr>
                <w:del w:id="1904" w:author="Luis Adrian Benavidez [2]" w:date="2020-04-28T14:23:00Z"/>
                <w:rFonts w:cs="Arial"/>
                <w:lang w:val="en-GB"/>
              </w:rPr>
            </w:pPr>
            <w:ins w:id="1905" w:author="Luis Adrian Benavidez" w:date="2018-11-11T10:40:00Z">
              <w:del w:id="1906" w:author="Luis Adrian Benavidez [2]" w:date="2020-04-28T11:53:00Z">
                <w:r w:rsidRPr="005D74B7" w:rsidDel="005D74B7">
                  <w:rPr>
                    <w:rFonts w:cs="Arial"/>
                    <w:highlight w:val="yellow"/>
                    <w:rPrChange w:id="1907" w:author="Luis Adrian Benavidez [2]" w:date="2020-04-28T11:53:00Z">
                      <w:rPr>
                        <w:rFonts w:cs="Arial"/>
                      </w:rPr>
                    </w:rPrChange>
                  </w:rPr>
                  <w:delText xml:space="preserve">Se toman los 2 dígitos de la derecha del campo </w:delText>
                </w:r>
              </w:del>
              <w:del w:id="1908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909" w:author="Luis Adrian Benavidez [2]" w:date="2020-04-28T11:53:00Z">
                      <w:rPr>
                        <w:rFonts w:cs="Arial"/>
                      </w:rPr>
                    </w:rPrChange>
                  </w:rPr>
                  <w:delText>“</w:delText>
                </w:r>
                <w:r w:rsidRPr="005D74B7" w:rsidDel="00C94507">
                  <w:rPr>
                    <w:rFonts w:cs="Arial"/>
                    <w:b/>
                    <w:highlight w:val="yellow"/>
                    <w:rPrChange w:id="1910" w:author="Luis Adrian Benavidez [2]" w:date="2020-04-28T11:53:00Z">
                      <w:rPr>
                        <w:rFonts w:cs="Arial"/>
                        <w:b/>
                      </w:rPr>
                    </w:rPrChange>
                  </w:rPr>
                  <w:delText>Nro de Cuota</w:delText>
                </w:r>
                <w:r w:rsidRPr="005D74B7" w:rsidDel="00C94507">
                  <w:rPr>
                    <w:rFonts w:cs="Arial"/>
                    <w:highlight w:val="yellow"/>
                    <w:rPrChange w:id="1911" w:author="Luis Adrian Benavidez [2]" w:date="2020-04-28T11:53:00Z">
                      <w:rPr>
                        <w:rFonts w:cs="Arial"/>
                      </w:rPr>
                    </w:rPrChange>
                  </w:rPr>
                  <w:delText xml:space="preserve">” </w:delText>
                </w:r>
              </w:del>
              <w:del w:id="1912" w:author="Luis Adrian Benavidez [2]" w:date="2020-04-28T11:53:00Z">
                <w:r w:rsidDel="005D74B7">
                  <w:rPr>
                    <w:rFonts w:cs="Arial"/>
                  </w:rPr>
                  <w:delText>del Archivo de SAP</w:delText>
                </w:r>
              </w:del>
            </w:ins>
            <w:del w:id="1913" w:author="Luis Adrian Benavidez [2]" w:date="2020-04-28T14:23:00Z">
              <w:r w:rsidDel="00C94507">
                <w:rPr>
                  <w:rFonts w:cs="Arial"/>
                </w:rPr>
                <w:delText>Se toman los 2 dígitos de la derecha del campo “Nro de Cuota” del Archivo de SAP</w:delText>
              </w:r>
            </w:del>
          </w:p>
        </w:tc>
      </w:tr>
      <w:tr w:rsidR="008B5823" w:rsidDel="00C94507" w14:paraId="3522EAA2" w14:textId="77777777" w:rsidTr="008B5823">
        <w:trPr>
          <w:trHeight w:val="510"/>
          <w:del w:id="1914" w:author="Luis Adrian Benavidez [2]" w:date="2020-04-28T14:23:00Z"/>
          <w:trPrChange w:id="1915" w:author="Luis Adrian Benavidez" w:date="2018-10-22T12:14:00Z">
            <w:trPr>
              <w:trHeight w:val="510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16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0B13FCD" w14:textId="77777777" w:rsidR="008B5823" w:rsidDel="00C94507" w:rsidRDefault="008B5823">
            <w:pPr>
              <w:rPr>
                <w:del w:id="1917" w:author="Luis Adrian Benavidez [2]" w:date="2020-04-28T14:23:00Z"/>
                <w:rFonts w:cs="Arial"/>
              </w:rPr>
              <w:pPrChange w:id="1918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19" w:author="Luis Adrian Benavidez [2]" w:date="2020-04-28T14:23:00Z">
              <w:r w:rsidDel="00C94507">
                <w:rPr>
                  <w:rFonts w:cs="Arial"/>
                </w:rPr>
                <w:delText>30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20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2AE93A7F" w14:textId="77777777" w:rsidR="008B5823" w:rsidDel="00C94507" w:rsidRDefault="008B5823">
            <w:pPr>
              <w:rPr>
                <w:del w:id="1921" w:author="Luis Adrian Benavidez [2]" w:date="2020-04-28T14:23:00Z"/>
                <w:rFonts w:cs="Arial"/>
              </w:rPr>
              <w:pPrChange w:id="1922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23" w:author="Luis Adrian Benavidez [2]" w:date="2020-04-28T14:23:00Z">
              <w:r w:rsidDel="00C94507">
                <w:rPr>
                  <w:rFonts w:cs="Arial"/>
                </w:rPr>
                <w:delText>36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24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075D541" w14:textId="77777777" w:rsidR="008B5823" w:rsidDel="00C94507" w:rsidRDefault="008B5823">
            <w:pPr>
              <w:rPr>
                <w:del w:id="1925" w:author="Luis Adrian Benavidez [2]" w:date="2020-04-28T14:23:00Z"/>
                <w:rFonts w:cs="Arial"/>
              </w:rPr>
              <w:pPrChange w:id="1926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27" w:author="Luis Adrian Benavidez [2]" w:date="2020-04-28T14:23:00Z">
              <w:r w:rsidDel="00C94507">
                <w:rPr>
                  <w:rFonts w:cs="Arial"/>
                </w:rPr>
                <w:delText>7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28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3831004" w14:textId="77777777" w:rsidR="008B5823" w:rsidDel="00C94507" w:rsidRDefault="008B5823" w:rsidP="00D3792D">
            <w:pPr>
              <w:rPr>
                <w:del w:id="1929" w:author="Luis Adrian Benavidez [2]" w:date="2020-04-28T14:23:00Z"/>
                <w:rFonts w:cs="Arial"/>
              </w:rPr>
            </w:pPr>
            <w:del w:id="1930" w:author="Luis Adrian Benavidez [2]" w:date="2020-04-28T14:23:00Z">
              <w:r w:rsidDel="00C94507">
                <w:rPr>
                  <w:rFonts w:cs="Arial"/>
                </w:rPr>
                <w:delText>Importe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31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660A531A" w14:textId="77777777" w:rsidR="008B5823" w:rsidDel="00C94507" w:rsidRDefault="008B5823" w:rsidP="00397604">
            <w:pPr>
              <w:rPr>
                <w:del w:id="1932" w:author="Luis Adrian Benavidez [2]" w:date="2020-04-28T14:23:00Z"/>
                <w:rFonts w:cs="Arial"/>
              </w:rPr>
            </w:pPr>
            <w:ins w:id="1933" w:author="Luis Adrian Benavidez" w:date="2018-11-11T10:40:00Z">
              <w:del w:id="1934" w:author="Luis Adrian Benavidez [2]" w:date="2020-04-28T11:53:00Z">
                <w:r w:rsidRPr="005D74B7" w:rsidDel="005D74B7">
                  <w:rPr>
                    <w:rFonts w:cs="Arial"/>
                    <w:highlight w:val="yellow"/>
                    <w:rPrChange w:id="1935" w:author="Luis Adrian Benavidez [2]" w:date="2020-04-28T11:54:00Z">
                      <w:rPr>
                        <w:rFonts w:cs="Arial"/>
                      </w:rPr>
                    </w:rPrChange>
                  </w:rPr>
                  <w:delText xml:space="preserve">Se toma valor del campo </w:delText>
                </w:r>
              </w:del>
              <w:del w:id="1936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1937" w:author="Luis Adrian Benavidez [2]" w:date="2020-04-28T11:54:00Z">
                      <w:rPr>
                        <w:rFonts w:cs="Arial"/>
                      </w:rPr>
                    </w:rPrChange>
                  </w:rPr>
                  <w:delText>“</w:delText>
                </w:r>
                <w:r w:rsidRPr="005D74B7" w:rsidDel="00C94507">
                  <w:rPr>
                    <w:rFonts w:cs="Arial"/>
                    <w:b/>
                    <w:highlight w:val="yellow"/>
                    <w:rPrChange w:id="1938" w:author="Luis Adrian Benavidez [2]" w:date="2020-04-28T11:54:00Z">
                      <w:rPr>
                        <w:rFonts w:cs="Arial"/>
                        <w:b/>
                      </w:rPr>
                    </w:rPrChange>
                  </w:rPr>
                  <w:delText>Importe</w:delText>
                </w:r>
                <w:r w:rsidRPr="005D74B7" w:rsidDel="00C94507">
                  <w:rPr>
                    <w:rFonts w:cs="Arial"/>
                    <w:highlight w:val="yellow"/>
                    <w:rPrChange w:id="1939" w:author="Luis Adrian Benavidez [2]" w:date="2020-04-28T11:54:00Z">
                      <w:rPr>
                        <w:rFonts w:cs="Arial"/>
                      </w:rPr>
                    </w:rPrChange>
                  </w:rPr>
                  <w:delText xml:space="preserve">” </w:delText>
                </w:r>
              </w:del>
              <w:del w:id="1940" w:author="Luis Adrian Benavidez [2]" w:date="2020-04-28T11:54:00Z">
                <w:r w:rsidDel="005D74B7">
                  <w:rPr>
                    <w:rFonts w:cs="Arial"/>
                  </w:rPr>
                  <w:delText>del Archivo de SAP y e multiplica por 100, se toman los 7 dígitos de la derecha</w:delText>
                </w:r>
              </w:del>
            </w:ins>
            <w:del w:id="1941" w:author="Luis Adrian Benavidez [2]" w:date="2020-04-28T14:23:00Z">
              <w:r w:rsidDel="00C94507">
                <w:rPr>
                  <w:rFonts w:cs="Arial"/>
                </w:rPr>
                <w:delText>  Se toma valor del campo “Importe” del Archivo de SAP. Si no tiene coma se multiplica por diez, en caso que no tenga se toma el valor como esta, y en ambos casos se toman los 7 dígitos de la derecha</w:delText>
              </w:r>
            </w:del>
          </w:p>
        </w:tc>
      </w:tr>
      <w:tr w:rsidR="008B5823" w:rsidDel="00C94507" w14:paraId="69F75E55" w14:textId="77777777" w:rsidTr="008B5823">
        <w:trPr>
          <w:trHeight w:val="255"/>
          <w:del w:id="1942" w:author="Luis Adrian Benavidez [2]" w:date="2020-04-28T14:23:00Z"/>
          <w:trPrChange w:id="1943" w:author="Luis Adrian Benavidez" w:date="2018-10-22T12:14:00Z">
            <w:trPr>
              <w:trHeight w:val="255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44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179008B1" w14:textId="77777777" w:rsidR="008B5823" w:rsidDel="00C94507" w:rsidRDefault="008B5823">
            <w:pPr>
              <w:rPr>
                <w:del w:id="1945" w:author="Luis Adrian Benavidez [2]" w:date="2020-04-28T14:23:00Z"/>
                <w:rFonts w:cs="Arial"/>
              </w:rPr>
              <w:pPrChange w:id="1946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47" w:author="Luis Adrian Benavidez [2]" w:date="2020-04-28T14:23:00Z">
              <w:r w:rsidDel="00C94507">
                <w:rPr>
                  <w:rFonts w:cs="Arial"/>
                </w:rPr>
                <w:delText>37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48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0BAA3EDA" w14:textId="77777777" w:rsidR="008B5823" w:rsidDel="00C94507" w:rsidRDefault="008B5823">
            <w:pPr>
              <w:rPr>
                <w:del w:id="1949" w:author="Luis Adrian Benavidez [2]" w:date="2020-04-28T14:23:00Z"/>
                <w:rFonts w:cs="Arial"/>
              </w:rPr>
              <w:pPrChange w:id="1950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51" w:author="Luis Adrian Benavidez [2]" w:date="2020-04-28T14:23:00Z">
              <w:r w:rsidDel="00C94507">
                <w:rPr>
                  <w:rFonts w:cs="Arial"/>
                </w:rPr>
                <w:delText>38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52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1D39EECA" w14:textId="77777777" w:rsidR="008B5823" w:rsidDel="00C94507" w:rsidRDefault="008B5823">
            <w:pPr>
              <w:rPr>
                <w:del w:id="1953" w:author="Luis Adrian Benavidez [2]" w:date="2020-04-28T14:23:00Z"/>
                <w:rFonts w:cs="Arial"/>
              </w:rPr>
              <w:pPrChange w:id="1954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55" w:author="Luis Adrian Benavidez [2]" w:date="2020-04-28T14:23:00Z">
              <w:r w:rsidDel="00C94507">
                <w:rPr>
                  <w:rFonts w:cs="Arial"/>
                </w:rPr>
                <w:delText>2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56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28A7AB2" w14:textId="77777777" w:rsidR="008B5823" w:rsidDel="00C94507" w:rsidRDefault="008B5823" w:rsidP="00D3792D">
            <w:pPr>
              <w:rPr>
                <w:del w:id="1957" w:author="Luis Adrian Benavidez [2]" w:date="2020-04-28T14:23:00Z"/>
                <w:rFonts w:cs="Arial"/>
              </w:rPr>
            </w:pPr>
            <w:del w:id="1958" w:author="Luis Adrian Benavidez [2]" w:date="2020-04-28T14:23:00Z">
              <w:r w:rsidDel="00C94507">
                <w:rPr>
                  <w:rFonts w:cs="Arial"/>
                </w:rPr>
                <w:delText>Moneda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59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2591EB2A" w14:textId="77777777" w:rsidR="008B5823" w:rsidDel="00C94507" w:rsidRDefault="008B5823" w:rsidP="00397604">
            <w:pPr>
              <w:rPr>
                <w:del w:id="1960" w:author="Luis Adrian Benavidez [2]" w:date="2020-04-28T14:23:00Z"/>
                <w:rFonts w:cs="Arial"/>
              </w:rPr>
            </w:pPr>
            <w:ins w:id="1961" w:author="Luis Adrian Benavidez" w:date="2018-11-11T10:40:00Z">
              <w:del w:id="1962" w:author="Luis Adrian Benavidez [2]" w:date="2020-04-28T14:23:00Z">
                <w:r w:rsidDel="00C94507">
                  <w:rPr>
                    <w:rFonts w:cs="Arial"/>
                  </w:rPr>
                  <w:delText> “</w:delText>
                </w:r>
                <w:r w:rsidRPr="00F81EF3" w:rsidDel="00C94507">
                  <w:rPr>
                    <w:rFonts w:cs="Arial"/>
                    <w:b/>
                  </w:rPr>
                  <w:delText>00</w:delText>
                </w:r>
                <w:r w:rsidDel="00C94507">
                  <w:rPr>
                    <w:rFonts w:cs="Arial"/>
                  </w:rPr>
                  <w:delText>”</w:delText>
                </w:r>
              </w:del>
            </w:ins>
            <w:del w:id="1963" w:author="Luis Adrian Benavidez [2]" w:date="2020-04-28T14:23:00Z">
              <w:r w:rsidDel="00C94507">
                <w:rPr>
                  <w:rFonts w:cs="Arial"/>
                </w:rPr>
                <w:delText> “00”</w:delText>
              </w:r>
            </w:del>
          </w:p>
        </w:tc>
      </w:tr>
      <w:tr w:rsidR="008B5823" w:rsidDel="00C94507" w14:paraId="66F6860A" w14:textId="77777777" w:rsidTr="008B5823">
        <w:trPr>
          <w:trHeight w:val="1020"/>
          <w:del w:id="1964" w:author="Luis Adrian Benavidez [2]" w:date="2020-04-28T14:23:00Z"/>
          <w:trPrChange w:id="1965" w:author="Luis Adrian Benavidez" w:date="2018-10-22T12:14:00Z">
            <w:trPr>
              <w:trHeight w:val="1020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66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1EAC5EF" w14:textId="77777777" w:rsidR="008B5823" w:rsidDel="00C94507" w:rsidRDefault="008B5823">
            <w:pPr>
              <w:rPr>
                <w:del w:id="1967" w:author="Luis Adrian Benavidez [2]" w:date="2020-04-28T14:23:00Z"/>
                <w:rFonts w:cs="Arial"/>
              </w:rPr>
              <w:pPrChange w:id="1968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69" w:author="Luis Adrian Benavidez [2]" w:date="2020-04-28T14:23:00Z">
              <w:r w:rsidDel="00C94507">
                <w:rPr>
                  <w:rFonts w:cs="Arial"/>
                </w:rPr>
                <w:delText>39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70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6B8409C" w14:textId="77777777" w:rsidR="008B5823" w:rsidDel="00C94507" w:rsidRDefault="008B5823">
            <w:pPr>
              <w:rPr>
                <w:del w:id="1971" w:author="Luis Adrian Benavidez [2]" w:date="2020-04-28T14:23:00Z"/>
                <w:rFonts w:cs="Arial"/>
              </w:rPr>
              <w:pPrChange w:id="1972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73" w:author="Luis Adrian Benavidez [2]" w:date="2020-04-28T14:23:00Z">
              <w:r w:rsidDel="00C94507">
                <w:rPr>
                  <w:rFonts w:cs="Arial"/>
                </w:rPr>
                <w:delText>42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74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59371E5" w14:textId="77777777" w:rsidR="008B5823" w:rsidDel="00C94507" w:rsidRDefault="008B5823">
            <w:pPr>
              <w:rPr>
                <w:del w:id="1975" w:author="Luis Adrian Benavidez [2]" w:date="2020-04-28T14:23:00Z"/>
                <w:rFonts w:cs="Arial"/>
              </w:rPr>
              <w:pPrChange w:id="1976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1977" w:author="Luis Adrian Benavidez [2]" w:date="2020-04-28T14:23:00Z">
              <w:r w:rsidDel="00C94507">
                <w:rPr>
                  <w:rFonts w:cs="Arial"/>
                </w:rPr>
                <w:delText>4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78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14853423" w14:textId="77777777" w:rsidR="008B5823" w:rsidDel="00C94507" w:rsidRDefault="008B5823" w:rsidP="00D3792D">
            <w:pPr>
              <w:rPr>
                <w:del w:id="1979" w:author="Luis Adrian Benavidez [2]" w:date="2020-04-28T14:23:00Z"/>
                <w:rFonts w:cs="Arial"/>
              </w:rPr>
            </w:pPr>
            <w:del w:id="1980" w:author="Luis Adrian Benavidez [2]" w:date="2020-04-28T14:23:00Z">
              <w:r w:rsidDel="00C94507">
                <w:rPr>
                  <w:rFonts w:cs="Arial"/>
                </w:rPr>
                <w:delText>Fecha de Vencimiento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81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52DE34D" w14:textId="77777777" w:rsidR="008B5823" w:rsidDel="00C94507" w:rsidRDefault="008B5823">
            <w:pPr>
              <w:rPr>
                <w:ins w:id="1982" w:author="Luis Adrian Benavidez" w:date="2018-11-11T10:40:00Z"/>
                <w:del w:id="1983" w:author="Luis Adrian Benavidez [2]" w:date="2020-04-28T14:23:00Z"/>
                <w:rFonts w:cs="Arial"/>
              </w:rPr>
              <w:pPrChange w:id="1984" w:author="Luis Adrian Benavidez [2]" w:date="2020-04-28T14:23:00Z">
                <w:pPr>
                  <w:framePr w:hSpace="141" w:wrap="around" w:vAnchor="page" w:hAnchor="margin" w:y="2116"/>
                  <w:jc w:val="left"/>
                </w:pPr>
              </w:pPrChange>
            </w:pPr>
            <w:ins w:id="1985" w:author="Luis Adrian Benavidez" w:date="2018-11-11T10:40:00Z">
              <w:del w:id="1986" w:author="Luis Adrian Benavidez [2]" w:date="2020-04-28T14:23:00Z">
                <w:r w:rsidDel="00C94507">
                  <w:rPr>
                    <w:rFonts w:cs="Arial"/>
                  </w:rPr>
                  <w:delText>Se toma el valor del campo “</w:delText>
                </w:r>
                <w:r w:rsidRPr="00F81EF3" w:rsidDel="00C94507">
                  <w:rPr>
                    <w:rFonts w:cs="Arial"/>
                    <w:b/>
                  </w:rPr>
                  <w:delText>fecha de Vencimiento</w:delText>
                </w:r>
                <w:r w:rsidDel="00C94507">
                  <w:rPr>
                    <w:rFonts w:cs="Arial"/>
                  </w:rPr>
                  <w:delText>” del archivo de SAP y se convierte a fecha Gregoriana:</w:delText>
                </w:r>
              </w:del>
            </w:ins>
          </w:p>
          <w:p w14:paraId="5C75F0D7" w14:textId="77777777" w:rsidR="008B5823" w:rsidDel="00C94507" w:rsidRDefault="008B5823">
            <w:pPr>
              <w:rPr>
                <w:del w:id="1987" w:author="Luis Adrian Benavidez [2]" w:date="2020-04-28T14:23:00Z"/>
                <w:rFonts w:cs="Arial"/>
              </w:rPr>
              <w:pPrChange w:id="1988" w:author="Luis Adrian Benavidez [2]" w:date="2020-04-28T14:23:00Z">
                <w:pPr>
                  <w:framePr w:hSpace="141" w:wrap="around" w:vAnchor="page" w:hAnchor="margin" w:y="2116"/>
                  <w:jc w:val="left"/>
                </w:pPr>
              </w:pPrChange>
            </w:pPr>
            <w:ins w:id="1989" w:author="Luis Adrian Benavidez" w:date="2018-11-11T10:40:00Z">
              <w:del w:id="1990" w:author="Luis Adrian Benavidez [2]" w:date="2020-04-28T14:23:00Z">
                <w:r w:rsidDel="00C94507">
                  <w:rPr>
                    <w:rFonts w:cs="Arial"/>
                  </w:rPr>
                  <w:delText>Último dígito del año + día del año (en formato secuencial hasta 365 o 366 días. Ejemplo ==&gt;  01/02/2001  =  1032</w:delText>
                </w:r>
              </w:del>
            </w:ins>
            <w:del w:id="1991" w:author="Luis Adrian Benavidez [2]" w:date="2020-04-28T14:23:00Z">
              <w:r w:rsidDel="00C94507">
                <w:rPr>
                  <w:rFonts w:cs="Arial"/>
                </w:rPr>
                <w:delText>Se toma el valor del campo “fecha de Vencimiento” del archivo de SAP y se convierte a fecha Gregoriana:</w:delText>
              </w:r>
            </w:del>
          </w:p>
          <w:p w14:paraId="33A54937" w14:textId="77777777" w:rsidR="008B5823" w:rsidDel="00C94507" w:rsidRDefault="008B5823">
            <w:pPr>
              <w:rPr>
                <w:del w:id="1992" w:author="Luis Adrian Benavidez [2]" w:date="2020-04-28T14:23:00Z"/>
                <w:rFonts w:cs="Arial"/>
              </w:rPr>
              <w:pPrChange w:id="1993" w:author="Luis Adrian Benavidez [2]" w:date="2020-04-28T14:23:00Z">
                <w:pPr>
                  <w:framePr w:hSpace="141" w:wrap="around" w:vAnchor="page" w:hAnchor="margin" w:y="2116"/>
                  <w:jc w:val="left"/>
                </w:pPr>
              </w:pPrChange>
            </w:pPr>
            <w:del w:id="1994" w:author="Luis Adrian Benavidez [2]" w:date="2020-04-28T14:23:00Z">
              <w:r w:rsidDel="00C94507">
                <w:rPr>
                  <w:rFonts w:cs="Arial"/>
                </w:rPr>
                <w:delText>Último dígito del año + día del año (en formato secuencial hasta 365 o 366 dias.Ejemplo ==&gt;  01/02/2001  =  1032</w:delText>
              </w:r>
            </w:del>
          </w:p>
        </w:tc>
      </w:tr>
      <w:tr w:rsidR="008B5823" w:rsidRPr="008B0154" w:rsidDel="00C94507" w14:paraId="41C8C9CC" w14:textId="77777777" w:rsidTr="008B5823">
        <w:trPr>
          <w:trHeight w:val="510"/>
          <w:del w:id="1995" w:author="Luis Adrian Benavidez [2]" w:date="2020-04-28T14:23:00Z"/>
          <w:trPrChange w:id="1996" w:author="Luis Adrian Benavidez" w:date="2018-10-22T12:14:00Z">
            <w:trPr>
              <w:trHeight w:val="510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1997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1A811D47" w14:textId="77777777" w:rsidR="008B5823" w:rsidDel="00C94507" w:rsidRDefault="008B5823">
            <w:pPr>
              <w:rPr>
                <w:del w:id="1998" w:author="Luis Adrian Benavidez [2]" w:date="2020-04-28T14:23:00Z"/>
                <w:rFonts w:cs="Arial"/>
              </w:rPr>
              <w:pPrChange w:id="1999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2000" w:author="Luis Adrian Benavidez [2]" w:date="2020-04-28T14:23:00Z">
              <w:r w:rsidDel="00C94507">
                <w:rPr>
                  <w:rFonts w:cs="Arial"/>
                </w:rPr>
                <w:delText>43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01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664CF8FE" w14:textId="77777777" w:rsidR="008B5823" w:rsidDel="00C94507" w:rsidRDefault="008B5823">
            <w:pPr>
              <w:rPr>
                <w:del w:id="2002" w:author="Luis Adrian Benavidez [2]" w:date="2020-04-28T14:23:00Z"/>
                <w:rFonts w:cs="Arial"/>
              </w:rPr>
              <w:pPrChange w:id="2003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2004" w:author="Luis Adrian Benavidez [2]" w:date="2020-04-28T14:23:00Z">
              <w:r w:rsidDel="00C94507">
                <w:rPr>
                  <w:rFonts w:cs="Arial"/>
                </w:rPr>
                <w:delText>49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05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1F91E10" w14:textId="77777777" w:rsidR="008B5823" w:rsidDel="00C94507" w:rsidRDefault="008B5823">
            <w:pPr>
              <w:rPr>
                <w:del w:id="2006" w:author="Luis Adrian Benavidez [2]" w:date="2020-04-28T14:23:00Z"/>
                <w:rFonts w:cs="Arial"/>
              </w:rPr>
              <w:pPrChange w:id="2007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2008" w:author="Luis Adrian Benavidez [2]" w:date="2020-04-28T14:23:00Z">
              <w:r w:rsidDel="00C94507">
                <w:rPr>
                  <w:rFonts w:cs="Arial"/>
                </w:rPr>
                <w:delText>7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09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D0313F8" w14:textId="77777777" w:rsidR="008B5823" w:rsidDel="00C94507" w:rsidRDefault="008B5823" w:rsidP="00D3792D">
            <w:pPr>
              <w:rPr>
                <w:del w:id="2010" w:author="Luis Adrian Benavidez [2]" w:date="2020-04-28T14:23:00Z"/>
                <w:rFonts w:cs="Arial"/>
              </w:rPr>
            </w:pPr>
            <w:del w:id="2011" w:author="Luis Adrian Benavidez [2]" w:date="2020-04-28T14:23:00Z">
              <w:r w:rsidDel="00C94507">
                <w:rPr>
                  <w:rFonts w:cs="Arial"/>
                </w:rPr>
                <w:delText>Número de Asociado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12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A21E7DD" w14:textId="77777777" w:rsidR="008B5823" w:rsidRPr="008B0154" w:rsidDel="00C94507" w:rsidRDefault="008B5823" w:rsidP="00397604">
            <w:pPr>
              <w:rPr>
                <w:del w:id="2013" w:author="Luis Adrian Benavidez [2]" w:date="2020-04-28T14:23:00Z"/>
                <w:rFonts w:cs="Arial"/>
                <w:lang w:val="en-GB"/>
              </w:rPr>
            </w:pPr>
            <w:ins w:id="2014" w:author="Luis Adrian Benavidez" w:date="2018-11-11T10:40:00Z">
              <w:del w:id="2015" w:author="Luis Adrian Benavidez [2]" w:date="2020-04-28T11:54:00Z">
                <w:r w:rsidRPr="005D74B7" w:rsidDel="005D74B7">
                  <w:rPr>
                    <w:rFonts w:cs="Arial"/>
                    <w:highlight w:val="yellow"/>
                    <w:rPrChange w:id="2016" w:author="Luis Adrian Benavidez [2]" w:date="2020-04-28T11:55:00Z">
                      <w:rPr>
                        <w:rFonts w:cs="Arial"/>
                      </w:rPr>
                    </w:rPrChange>
                  </w:rPr>
                  <w:delText xml:space="preserve">Se toman los 7 dígitos de la derecha del campo </w:delText>
                </w:r>
              </w:del>
              <w:del w:id="2017" w:author="Luis Adrian Benavidez [2]" w:date="2020-04-28T14:23:00Z">
                <w:r w:rsidRPr="005D74B7" w:rsidDel="00C94507">
                  <w:rPr>
                    <w:rFonts w:cs="Arial"/>
                    <w:highlight w:val="yellow"/>
                    <w:rPrChange w:id="2018" w:author="Luis Adrian Benavidez [2]" w:date="2020-04-28T11:55:00Z">
                      <w:rPr>
                        <w:rFonts w:cs="Arial"/>
                      </w:rPr>
                    </w:rPrChange>
                  </w:rPr>
                  <w:delText>“</w:delText>
                </w:r>
                <w:r w:rsidRPr="005D74B7" w:rsidDel="00C94507">
                  <w:rPr>
                    <w:rFonts w:cs="Arial"/>
                    <w:b/>
                    <w:highlight w:val="yellow"/>
                    <w:rPrChange w:id="2019" w:author="Luis Adrian Benavidez [2]" w:date="2020-04-28T11:55:00Z">
                      <w:rPr>
                        <w:rFonts w:cs="Arial"/>
                        <w:b/>
                      </w:rPr>
                    </w:rPrChange>
                  </w:rPr>
                  <w:delText>Nro de Asociado</w:delText>
                </w:r>
                <w:r w:rsidRPr="005D74B7" w:rsidDel="00C94507">
                  <w:rPr>
                    <w:rFonts w:cs="Arial"/>
                    <w:highlight w:val="yellow"/>
                    <w:rPrChange w:id="2020" w:author="Luis Adrian Benavidez [2]" w:date="2020-04-28T11:55:00Z">
                      <w:rPr>
                        <w:rFonts w:cs="Arial"/>
                      </w:rPr>
                    </w:rPrChange>
                  </w:rPr>
                  <w:delText>”</w:delText>
                </w:r>
                <w:r w:rsidDel="00C94507">
                  <w:rPr>
                    <w:rFonts w:cs="Arial"/>
                  </w:rPr>
                  <w:delText xml:space="preserve"> </w:delText>
                </w:r>
              </w:del>
              <w:del w:id="2021" w:author="Luis Adrian Benavidez [2]" w:date="2020-04-28T11:55:00Z">
                <w:r w:rsidDel="005D74B7">
                  <w:rPr>
                    <w:rFonts w:cs="Arial"/>
                  </w:rPr>
                  <w:delText>del Archivo de SAP</w:delText>
                </w:r>
              </w:del>
            </w:ins>
            <w:del w:id="2022" w:author="Luis Adrian Benavidez [2]" w:date="2020-04-28T14:23:00Z">
              <w:r w:rsidDel="00C94507">
                <w:rPr>
                  <w:rFonts w:cs="Arial"/>
                </w:rPr>
                <w:delText>Se toman los 7 dígitos de la derecha del campo “Cuenta Contrato” del Archivo de SAP</w:delText>
              </w:r>
            </w:del>
          </w:p>
        </w:tc>
      </w:tr>
      <w:tr w:rsidR="008B5823" w:rsidDel="00C94507" w14:paraId="4F35822A" w14:textId="77777777" w:rsidTr="008B5823">
        <w:trPr>
          <w:trHeight w:val="255"/>
          <w:del w:id="2023" w:author="Luis Adrian Benavidez [2]" w:date="2020-04-28T14:23:00Z"/>
          <w:trPrChange w:id="2024" w:author="Luis Adrian Benavidez" w:date="2018-10-22T12:14:00Z">
            <w:trPr>
              <w:trHeight w:val="255"/>
            </w:trPr>
          </w:trPrChange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25" w:author="Luis Adrian Benavidez" w:date="2018-10-22T12:14:00Z">
              <w:tcPr>
                <w:tcW w:w="368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4EF28002" w14:textId="77777777" w:rsidR="008B5823" w:rsidDel="00C94507" w:rsidRDefault="008B5823">
            <w:pPr>
              <w:rPr>
                <w:del w:id="2026" w:author="Luis Adrian Benavidez [2]" w:date="2020-04-28T14:23:00Z"/>
                <w:rFonts w:cs="Arial"/>
              </w:rPr>
              <w:pPrChange w:id="2027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2028" w:author="Luis Adrian Benavidez [2]" w:date="2020-04-28T14:23:00Z">
              <w:r w:rsidDel="00C94507">
                <w:rPr>
                  <w:rFonts w:cs="Arial"/>
                </w:rPr>
                <w:delText>50</w:delText>
              </w:r>
            </w:del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29" w:author="Luis Adrian Benavidez" w:date="2018-10-22T12:14:00Z">
              <w:tcPr>
                <w:tcW w:w="368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4825B1F4" w14:textId="77777777" w:rsidR="008B5823" w:rsidDel="00C94507" w:rsidRDefault="008B5823">
            <w:pPr>
              <w:rPr>
                <w:del w:id="2030" w:author="Luis Adrian Benavidez [2]" w:date="2020-04-28T14:23:00Z"/>
                <w:rFonts w:cs="Arial"/>
              </w:rPr>
              <w:pPrChange w:id="2031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2032" w:author="Luis Adrian Benavidez [2]" w:date="2020-04-28T14:23:00Z">
              <w:r w:rsidDel="00C94507">
                <w:rPr>
                  <w:rFonts w:cs="Arial"/>
                </w:rPr>
                <w:delText>50</w:delText>
              </w:r>
            </w:del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33" w:author="Luis Adrian Benavidez" w:date="2018-10-22T12:14:00Z">
              <w:tcPr>
                <w:tcW w:w="522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6928C6B0" w14:textId="77777777" w:rsidR="008B5823" w:rsidDel="00C94507" w:rsidRDefault="008B5823">
            <w:pPr>
              <w:rPr>
                <w:del w:id="2034" w:author="Luis Adrian Benavidez [2]" w:date="2020-04-28T14:23:00Z"/>
                <w:rFonts w:cs="Arial"/>
              </w:rPr>
              <w:pPrChange w:id="2035" w:author="Luis Adrian Benavidez [2]" w:date="2020-04-28T14:23:00Z">
                <w:pPr>
                  <w:framePr w:hSpace="141" w:wrap="around" w:vAnchor="page" w:hAnchor="margin" w:y="2116"/>
                  <w:jc w:val="center"/>
                </w:pPr>
              </w:pPrChange>
            </w:pPr>
            <w:del w:id="2036" w:author="Luis Adrian Benavidez [2]" w:date="2020-04-28T14:23:00Z">
              <w:r w:rsidDel="00C94507">
                <w:rPr>
                  <w:rFonts w:cs="Arial"/>
                </w:rPr>
                <w:delText>1</w:delText>
              </w:r>
            </w:del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37" w:author="Luis Adrian Benavidez" w:date="2018-10-22T12:14:00Z">
              <w:tcPr>
                <w:tcW w:w="939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5C5B411A" w14:textId="77777777" w:rsidR="008B5823" w:rsidDel="00C94507" w:rsidRDefault="008B5823" w:rsidP="00D3792D">
            <w:pPr>
              <w:rPr>
                <w:del w:id="2038" w:author="Luis Adrian Benavidez [2]" w:date="2020-04-28T14:23:00Z"/>
                <w:rFonts w:cs="Arial"/>
              </w:rPr>
            </w:pPr>
            <w:del w:id="2039" w:author="Luis Adrian Benavidez [2]" w:date="2020-04-28T14:23:00Z">
              <w:r w:rsidDel="00C94507">
                <w:rPr>
                  <w:rFonts w:cs="Arial"/>
                </w:rPr>
                <w:delText>Dígito Verificador</w:delText>
              </w:r>
            </w:del>
          </w:p>
        </w:tc>
        <w:tc>
          <w:tcPr>
            <w:tcW w:w="27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tcPrChange w:id="2040" w:author="Luis Adrian Benavidez" w:date="2018-10-22T12:14:00Z">
              <w:tcPr>
                <w:tcW w:w="280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70" w:type="dxa"/>
                  <w:bottom w:w="0" w:type="dxa"/>
                  <w:right w:w="70" w:type="dxa"/>
                </w:tcMar>
              </w:tcPr>
            </w:tcPrChange>
          </w:tcPr>
          <w:p w14:paraId="33DD6341" w14:textId="77777777" w:rsidR="008B5823" w:rsidRPr="007465AF" w:rsidDel="00C94507" w:rsidRDefault="008B5823" w:rsidP="00397604">
            <w:pPr>
              <w:rPr>
                <w:del w:id="2041" w:author="Luis Adrian Benavidez [2]" w:date="2020-04-28T14:23:00Z"/>
                <w:rFonts w:cs="Arial"/>
                <w:b/>
                <w:color w:val="0000FF"/>
                <w:u w:val="single"/>
              </w:rPr>
            </w:pPr>
            <w:ins w:id="2042" w:author="Luis Adrian Benavidez" w:date="2018-11-11T10:40:00Z">
              <w:del w:id="2043" w:author="Luis Adrian Benavidez [2]" w:date="2020-04-28T14:23:00Z">
                <w:r w:rsidRPr="007465AF" w:rsidDel="00C94507">
                  <w:rPr>
                    <w:rFonts w:cs="Arial"/>
                  </w:rPr>
                  <w:delText> </w:delText>
                </w:r>
                <w:r w:rsidRPr="007465AF" w:rsidDel="00C94507">
                  <w:rPr>
                    <w:rFonts w:cs="Arial"/>
                    <w:b/>
                  </w:rPr>
                  <w:delText>Rutina Dígito</w:delText>
                </w:r>
                <w:r w:rsidDel="00C94507">
                  <w:rPr>
                    <w:rFonts w:cs="Arial"/>
                    <w:b/>
                  </w:rPr>
                  <w:delText xml:space="preserve"> </w:delText>
                </w:r>
                <w:r w:rsidRPr="007465AF" w:rsidDel="00C94507">
                  <w:rPr>
                    <w:rFonts w:cs="Arial"/>
                    <w:b/>
                  </w:rPr>
                  <w:delText>Verificador</w:delText>
                </w:r>
              </w:del>
            </w:ins>
            <w:del w:id="2044" w:author="Luis Adrian Benavidez [2]" w:date="2020-04-28T14:23:00Z">
              <w:r w:rsidRPr="007465AF" w:rsidDel="00C94507">
                <w:rPr>
                  <w:rFonts w:cs="Arial"/>
                </w:rPr>
                <w:delText> </w:delText>
              </w:r>
              <w:r w:rsidRPr="007465AF" w:rsidDel="00C94507">
                <w:rPr>
                  <w:rFonts w:cs="Arial"/>
                  <w:b/>
                </w:rPr>
                <w:delText>Rutina DígitoVerificador</w:delText>
              </w:r>
            </w:del>
          </w:p>
        </w:tc>
      </w:tr>
    </w:tbl>
    <w:p w14:paraId="52CF5F05" w14:textId="77777777" w:rsidR="00311416" w:rsidDel="00C94507" w:rsidRDefault="00311416">
      <w:pPr>
        <w:rPr>
          <w:del w:id="2045" w:author="Luis Adrian Benavidez [2]" w:date="2020-04-28T14:23:00Z"/>
          <w:i/>
          <w:sz w:val="22"/>
          <w:szCs w:val="22"/>
          <w:lang w:val="en-US"/>
        </w:rPr>
      </w:pPr>
    </w:p>
    <w:p w14:paraId="787D33E1" w14:textId="77777777" w:rsidR="00363E01" w:rsidDel="00C94507" w:rsidRDefault="00363E01">
      <w:pPr>
        <w:rPr>
          <w:del w:id="2046" w:author="Luis Adrian Benavidez [2]" w:date="2020-04-28T14:23:00Z"/>
          <w:i/>
          <w:sz w:val="22"/>
          <w:szCs w:val="22"/>
          <w:lang w:val="en-US"/>
        </w:rPr>
      </w:pPr>
    </w:p>
    <w:p w14:paraId="763C429C" w14:textId="77777777" w:rsidR="00363E01" w:rsidRPr="00ED4782" w:rsidDel="00C94507" w:rsidRDefault="00363E01">
      <w:pPr>
        <w:rPr>
          <w:del w:id="2047" w:author="Luis Adrian Benavidez [2]" w:date="2020-04-28T14:23:00Z"/>
          <w:b/>
          <w:i/>
          <w:sz w:val="24"/>
          <w:szCs w:val="24"/>
          <w:lang w:val="en-US"/>
        </w:rPr>
      </w:pPr>
      <w:del w:id="2048" w:author="Luis Adrian Benavidez [2]" w:date="2020-04-28T14:23:00Z">
        <w:r w:rsidRPr="00ED4782" w:rsidDel="00C94507">
          <w:rPr>
            <w:b/>
            <w:i/>
            <w:sz w:val="24"/>
            <w:szCs w:val="24"/>
            <w:lang w:val="en-US"/>
          </w:rPr>
          <w:delText>Rutina del Dígito Verificador</w:delText>
        </w:r>
      </w:del>
    </w:p>
    <w:p w14:paraId="00D44EE4" w14:textId="77777777" w:rsidR="00363E01" w:rsidDel="00C94507" w:rsidRDefault="00363E01">
      <w:pPr>
        <w:rPr>
          <w:del w:id="2049" w:author="Luis Adrian Benavidez [2]" w:date="2020-04-28T14:23:00Z"/>
          <w:rFonts w:ascii="Times New Roman" w:hAnsi="Times New Roman"/>
          <w:sz w:val="24"/>
          <w:szCs w:val="24"/>
          <w:lang w:val="es-MX" w:eastAsia="es-MX"/>
        </w:rPr>
      </w:pPr>
    </w:p>
    <w:p w14:paraId="6BE329D0" w14:textId="77777777" w:rsidR="00311416" w:rsidDel="00C94507" w:rsidRDefault="00311416">
      <w:pPr>
        <w:rPr>
          <w:del w:id="2050" w:author="Luis Adrian Benavidez [2]" w:date="2020-04-28T14:23:00Z"/>
        </w:rPr>
      </w:pPr>
      <w:del w:id="2051" w:author="Luis Adrian Benavidez [2]" w:date="2020-04-28T14:23:00Z">
        <w:r w:rsidDel="00C94507">
          <w:delText>El código de Barra cuenta con 50 posiciones, la posición 50 es el Dígito Verificador, el cual se calcula en base a los 49 dígitos predecesores.</w:delText>
        </w:r>
      </w:del>
    </w:p>
    <w:p w14:paraId="04C7F81E" w14:textId="77777777" w:rsidR="00311416" w:rsidDel="00C94507" w:rsidRDefault="00311416">
      <w:pPr>
        <w:rPr>
          <w:del w:id="2052" w:author="Luis Adrian Benavidez [2]" w:date="2020-04-28T14:23:00Z"/>
        </w:rPr>
      </w:pPr>
      <w:del w:id="2053" w:author="Luis Adrian Benavidez [2]" w:date="2020-04-28T14:23:00Z">
        <w:r w:rsidDel="00C94507">
          <w:delText>Se calcula de la siguiente manera:</w:delText>
        </w:r>
      </w:del>
    </w:p>
    <w:p w14:paraId="068656F7" w14:textId="77777777" w:rsidR="00311416" w:rsidDel="00C94507" w:rsidRDefault="00311416">
      <w:pPr>
        <w:rPr>
          <w:del w:id="2054" w:author="Luis Adrian Benavidez [2]" w:date="2020-04-28T14:23:00Z"/>
        </w:rPr>
        <w:pPrChange w:id="2055" w:author="Luis Adrian Benavidez [2]" w:date="2020-04-28T14:23:00Z">
          <w:pPr>
            <w:pStyle w:val="Prrafodelista"/>
            <w:widowControl/>
            <w:numPr>
              <w:numId w:val="37"/>
            </w:numPr>
            <w:spacing w:after="160" w:line="259" w:lineRule="auto"/>
            <w:ind w:hanging="360"/>
            <w:jc w:val="left"/>
          </w:pPr>
        </w:pPrChange>
      </w:pPr>
      <w:del w:id="2056" w:author="Luis Adrian Benavidez [2]" w:date="2020-04-28T14:23:00Z">
        <w:r w:rsidDel="00C94507">
          <w:delText>Se suma el primer carácter del código de barra +</w:delText>
        </w:r>
      </w:del>
    </w:p>
    <w:p w14:paraId="6AC300D1" w14:textId="77777777" w:rsidR="00311416" w:rsidDel="00C94507" w:rsidRDefault="00311416">
      <w:pPr>
        <w:rPr>
          <w:del w:id="2057" w:author="Luis Adrian Benavidez [2]" w:date="2020-04-28T14:23:00Z"/>
        </w:rPr>
        <w:pPrChange w:id="2058" w:author="Luis Adrian Benavidez [2]" w:date="2020-04-28T14:23:00Z">
          <w:pPr>
            <w:pStyle w:val="Prrafodelista"/>
            <w:widowControl/>
            <w:numPr>
              <w:numId w:val="37"/>
            </w:numPr>
            <w:spacing w:after="160" w:line="259" w:lineRule="auto"/>
            <w:ind w:hanging="360"/>
            <w:jc w:val="left"/>
          </w:pPr>
        </w:pPrChange>
      </w:pPr>
      <w:del w:id="2059" w:author="Luis Adrian Benavidez [2]" w:date="2020-04-28T14:23:00Z">
        <w:r w:rsidDel="00C94507">
          <w:delText>El valor que se obtiene de multiplicar el dígito de la posición siguiente</w:delText>
        </w:r>
        <w:r w:rsidRPr="007A419F" w:rsidDel="00C94507">
          <w:rPr>
            <w:rStyle w:val="Refdenotaalfinal"/>
            <w:b/>
          </w:rPr>
          <w:endnoteReference w:id="2"/>
        </w:r>
        <w:r w:rsidRPr="007A419F" w:rsidDel="00C94507">
          <w:rPr>
            <w:b/>
          </w:rPr>
          <w:delText xml:space="preserve"> </w:delText>
        </w:r>
        <w:r w:rsidDel="00C94507">
          <w:delText>por el valor de la siguiente tabla:</w:delText>
        </w:r>
      </w:del>
    </w:p>
    <w:p w14:paraId="56034FE1" w14:textId="77777777" w:rsidR="00311416" w:rsidDel="00C94507" w:rsidRDefault="00311416">
      <w:pPr>
        <w:rPr>
          <w:del w:id="2066" w:author="Luis Adrian Benavidez [2]" w:date="2020-04-28T14:23:00Z"/>
        </w:rPr>
        <w:pPrChange w:id="2067" w:author="Luis Adrian Benavidez [2]" w:date="2020-04-28T14:23:00Z">
          <w:pPr>
            <w:pStyle w:val="Prrafodelista"/>
            <w:ind w:firstLine="360"/>
          </w:pPr>
        </w:pPrChange>
      </w:pPr>
      <w:del w:id="2068" w:author="Luis Adrian Benavidez [2]" w:date="2020-04-28T14:23:00Z">
        <w:r w:rsidDel="00C94507">
          <w:delText>del resto obtenido, de la división de la posición</w:delText>
        </w:r>
        <w:r w:rsidRPr="007A419F" w:rsidDel="00C94507">
          <w:rPr>
            <w:rStyle w:val="Refdenotaalfinal"/>
            <w:b/>
            <w:color w:val="FF0000"/>
          </w:rPr>
          <w:delText>i</w:delText>
        </w:r>
        <w:r w:rsidDel="00C94507">
          <w:delText xml:space="preserve"> por 4, donde:</w:delText>
        </w:r>
      </w:del>
    </w:p>
    <w:p w14:paraId="581C518A" w14:textId="77777777" w:rsidR="00311416" w:rsidDel="00C94507" w:rsidRDefault="00311416">
      <w:pPr>
        <w:rPr>
          <w:del w:id="2069" w:author="Luis Adrian Benavidez [2]" w:date="2020-04-28T14:23:00Z"/>
        </w:rPr>
        <w:pPrChange w:id="2070" w:author="Luis Adrian Benavidez [2]" w:date="2020-04-28T14:23:00Z">
          <w:pPr>
            <w:pStyle w:val="Prrafodelista"/>
            <w:widowControl/>
            <w:numPr>
              <w:ilvl w:val="1"/>
              <w:numId w:val="37"/>
            </w:numPr>
            <w:spacing w:after="160" w:line="259" w:lineRule="auto"/>
            <w:ind w:left="1440" w:hanging="360"/>
            <w:jc w:val="left"/>
          </w:pPr>
        </w:pPrChange>
      </w:pPr>
      <w:del w:id="2071" w:author="Luis Adrian Benavidez [2]" w:date="2020-04-28T14:23:00Z">
        <w:r w:rsidDel="00C94507">
          <w:delText>sí es 0 se multiplica por 7</w:delText>
        </w:r>
      </w:del>
    </w:p>
    <w:p w14:paraId="5170FD10" w14:textId="77777777" w:rsidR="00311416" w:rsidDel="00C94507" w:rsidRDefault="00311416">
      <w:pPr>
        <w:rPr>
          <w:del w:id="2072" w:author="Luis Adrian Benavidez [2]" w:date="2020-04-28T14:23:00Z"/>
        </w:rPr>
        <w:pPrChange w:id="2073" w:author="Luis Adrian Benavidez [2]" w:date="2020-04-28T14:23:00Z">
          <w:pPr>
            <w:pStyle w:val="Prrafodelista"/>
            <w:widowControl/>
            <w:numPr>
              <w:ilvl w:val="1"/>
              <w:numId w:val="37"/>
            </w:numPr>
            <w:spacing w:after="160" w:line="259" w:lineRule="auto"/>
            <w:ind w:left="1440" w:hanging="360"/>
            <w:jc w:val="left"/>
          </w:pPr>
        </w:pPrChange>
      </w:pPr>
      <w:del w:id="2074" w:author="Luis Adrian Benavidez [2]" w:date="2020-04-28T14:23:00Z">
        <w:r w:rsidDel="00C94507">
          <w:delText>sí es 1 se multiplica por 9</w:delText>
        </w:r>
      </w:del>
    </w:p>
    <w:p w14:paraId="76A93829" w14:textId="77777777" w:rsidR="00311416" w:rsidDel="00C94507" w:rsidRDefault="00311416">
      <w:pPr>
        <w:rPr>
          <w:del w:id="2075" w:author="Luis Adrian Benavidez [2]" w:date="2020-04-28T14:23:00Z"/>
        </w:rPr>
        <w:pPrChange w:id="2076" w:author="Luis Adrian Benavidez [2]" w:date="2020-04-28T14:23:00Z">
          <w:pPr>
            <w:pStyle w:val="Prrafodelista"/>
            <w:widowControl/>
            <w:numPr>
              <w:ilvl w:val="1"/>
              <w:numId w:val="37"/>
            </w:numPr>
            <w:spacing w:after="160" w:line="259" w:lineRule="auto"/>
            <w:ind w:left="1440" w:hanging="360"/>
            <w:jc w:val="left"/>
          </w:pPr>
        </w:pPrChange>
      </w:pPr>
      <w:del w:id="2077" w:author="Luis Adrian Benavidez [2]" w:date="2020-04-28T14:23:00Z">
        <w:r w:rsidDel="00C94507">
          <w:delText>sí es 2 se multiplica por 3</w:delText>
        </w:r>
      </w:del>
    </w:p>
    <w:p w14:paraId="54DC6592" w14:textId="77777777" w:rsidR="00311416" w:rsidDel="00C94507" w:rsidRDefault="00311416">
      <w:pPr>
        <w:rPr>
          <w:del w:id="2078" w:author="Luis Adrian Benavidez [2]" w:date="2020-04-28T14:23:00Z"/>
        </w:rPr>
        <w:pPrChange w:id="2079" w:author="Luis Adrian Benavidez [2]" w:date="2020-04-28T14:23:00Z">
          <w:pPr>
            <w:pStyle w:val="Prrafodelista"/>
            <w:widowControl/>
            <w:numPr>
              <w:ilvl w:val="1"/>
              <w:numId w:val="37"/>
            </w:numPr>
            <w:spacing w:after="160" w:line="259" w:lineRule="auto"/>
            <w:ind w:left="1440" w:hanging="360"/>
            <w:jc w:val="left"/>
          </w:pPr>
        </w:pPrChange>
      </w:pPr>
      <w:del w:id="2080" w:author="Luis Adrian Benavidez [2]" w:date="2020-04-28T14:23:00Z">
        <w:r w:rsidDel="00C94507">
          <w:delText>sí es 3 se multiplica por 5</w:delText>
        </w:r>
      </w:del>
    </w:p>
    <w:p w14:paraId="26316270" w14:textId="77777777" w:rsidR="00311416" w:rsidDel="00C94507" w:rsidRDefault="00311416">
      <w:pPr>
        <w:rPr>
          <w:del w:id="2081" w:author="Luis Adrian Benavidez [2]" w:date="2020-04-28T14:23:00Z"/>
        </w:rPr>
        <w:pPrChange w:id="2082" w:author="Luis Adrian Benavidez [2]" w:date="2020-04-28T14:23:00Z">
          <w:pPr>
            <w:pStyle w:val="Prrafodelista"/>
            <w:widowControl/>
            <w:numPr>
              <w:numId w:val="37"/>
            </w:numPr>
            <w:spacing w:after="160" w:line="259" w:lineRule="auto"/>
            <w:ind w:hanging="360"/>
            <w:jc w:val="left"/>
          </w:pPr>
        </w:pPrChange>
      </w:pPr>
      <w:del w:id="2083" w:author="Luis Adrian Benavidez [2]" w:date="2020-04-28T14:23:00Z">
        <w:r w:rsidDel="00C94507">
          <w:delText>Se itera el paso 2 hasta la posición 49 sumando todos los valores obtenidos</w:delText>
        </w:r>
      </w:del>
    </w:p>
    <w:p w14:paraId="4F9A38B4" w14:textId="77777777" w:rsidR="00311416" w:rsidDel="00C94507" w:rsidRDefault="00311416">
      <w:pPr>
        <w:rPr>
          <w:del w:id="2084" w:author="Luis Adrian Benavidez [2]" w:date="2020-04-28T14:23:00Z"/>
        </w:rPr>
        <w:pPrChange w:id="2085" w:author="Luis Adrian Benavidez [2]" w:date="2020-04-28T14:23:00Z">
          <w:pPr>
            <w:pStyle w:val="Prrafodelista"/>
            <w:widowControl/>
            <w:numPr>
              <w:numId w:val="37"/>
            </w:numPr>
            <w:spacing w:after="160" w:line="259" w:lineRule="auto"/>
            <w:ind w:hanging="360"/>
            <w:jc w:val="left"/>
          </w:pPr>
        </w:pPrChange>
      </w:pPr>
      <w:del w:id="2086" w:author="Luis Adrian Benavidez [2]" w:date="2020-04-28T14:23:00Z">
        <w:r w:rsidDel="00C94507">
          <w:delText>Se divide por 2 la suma obtenida en el paso 3 y se toma la parte entera de dicho valor</w:delText>
        </w:r>
      </w:del>
    </w:p>
    <w:p w14:paraId="6A7E3F4F" w14:textId="77777777" w:rsidR="00311416" w:rsidDel="00C94507" w:rsidRDefault="00311416">
      <w:pPr>
        <w:rPr>
          <w:del w:id="2087" w:author="Luis Adrian Benavidez [2]" w:date="2020-04-28T14:23:00Z"/>
          <w:i/>
          <w:lang w:val="en-US"/>
        </w:rPr>
      </w:pPr>
      <w:del w:id="2088" w:author="Luis Adrian Benavidez [2]" w:date="2020-04-28T14:23:00Z">
        <w:r w:rsidDel="00C94507">
          <w:delText>Se divide por 10 el último dígito del valor obtenido en el punto anterior y el resto obtenido será</w:delText>
        </w:r>
      </w:del>
    </w:p>
    <w:p w14:paraId="084FA573" w14:textId="77777777" w:rsidR="00363E01" w:rsidDel="00C94507" w:rsidRDefault="00363E01">
      <w:pPr>
        <w:rPr>
          <w:del w:id="2089" w:author="Luis Adrian Benavidez [2]" w:date="2020-04-28T14:23:00Z"/>
          <w:i/>
          <w:lang w:val="en-US"/>
        </w:rPr>
      </w:pPr>
    </w:p>
    <w:p w14:paraId="728AE7E5" w14:textId="77777777" w:rsidR="00363E01" w:rsidRPr="00ED4782" w:rsidRDefault="00363E01">
      <w:pPr>
        <w:rPr>
          <w:i/>
          <w:lang w:val="en-US"/>
        </w:rPr>
      </w:pPr>
    </w:p>
    <w:sectPr w:rsidR="00363E01" w:rsidRPr="00ED4782" w:rsidSect="00AE1EE9">
      <w:headerReference w:type="default" r:id="rId29"/>
      <w:footerReference w:type="default" r:id="rId30"/>
      <w:pgSz w:w="11907" w:h="16840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8A2D9" w14:textId="77777777" w:rsidR="00AE1EE9" w:rsidRDefault="00AE1EE9">
      <w:r>
        <w:separator/>
      </w:r>
    </w:p>
  </w:endnote>
  <w:endnote w:type="continuationSeparator" w:id="0">
    <w:p w14:paraId="4E07E2C3" w14:textId="77777777" w:rsidR="00AE1EE9" w:rsidRDefault="00AE1EE9">
      <w:r>
        <w:continuationSeparator/>
      </w:r>
    </w:p>
  </w:endnote>
  <w:endnote w:type="continuationNotice" w:id="1">
    <w:p w14:paraId="6DC6AE21" w14:textId="77777777" w:rsidR="00AE1EE9" w:rsidRDefault="00AE1EE9"/>
  </w:endnote>
  <w:endnote w:id="2">
    <w:p w14:paraId="15BD028E" w14:textId="77777777" w:rsidR="00695147" w:rsidDel="00C94507" w:rsidRDefault="00695147" w:rsidP="00311416">
      <w:pPr>
        <w:pStyle w:val="Textonotaalfinal"/>
        <w:rPr>
          <w:del w:id="2060" w:author="Luis Adrian Benavidez [2]" w:date="2020-04-28T14:23:00Z"/>
        </w:rPr>
      </w:pPr>
      <w:del w:id="2061" w:author="Luis Adrian Benavidez [2]" w:date="2020-04-28T14:23:00Z">
        <w:r w:rsidRPr="007A419F" w:rsidDel="00C94507">
          <w:rPr>
            <w:rStyle w:val="Refdenotaalfinal"/>
            <w:b/>
            <w:color w:val="FF0000"/>
          </w:rPr>
          <w:endnoteRef/>
        </w:r>
        <w:r w:rsidDel="00C94507">
          <w:delText xml:space="preserve"> Número de orden secuencial dentro del largo de la cadena de caracteres</w:delText>
        </w:r>
      </w:del>
    </w:p>
    <w:p w14:paraId="0F17B4B1" w14:textId="77777777" w:rsidR="00695147" w:rsidDel="00C94507" w:rsidRDefault="00695147" w:rsidP="00311416">
      <w:pPr>
        <w:pStyle w:val="Textonotaalfinal"/>
        <w:rPr>
          <w:del w:id="2062" w:author="Luis Adrian Benavidez [2]" w:date="2020-04-28T14:23:00Z"/>
        </w:rPr>
      </w:pPr>
    </w:p>
    <w:bookmarkStart w:id="2063" w:name="_MON_1593507268"/>
    <w:bookmarkEnd w:id="2063"/>
    <w:p w14:paraId="1B7B9922" w14:textId="77777777" w:rsidR="00695147" w:rsidDel="00C94507" w:rsidRDefault="00695147" w:rsidP="00311416">
      <w:pPr>
        <w:pStyle w:val="Textonotaalfinal"/>
        <w:rPr>
          <w:del w:id="2064" w:author="Luis Adrian Benavidez [2]" w:date="2020-04-28T14:23:00Z"/>
        </w:rPr>
      </w:pPr>
      <w:del w:id="2065" w:author="Luis Adrian Benavidez [2]" w:date="2020-04-28T14:23:00Z">
        <w:r w:rsidDel="00C94507">
          <w:object w:dxaOrig="1748" w:dyaOrig="1132" w14:anchorId="12CAB3E7">
            <v:shape id="_x0000_i1029" type="#_x0000_t75" style="width:78.75pt;height:50.25pt" o:ole="">
              <v:imagedata r:id="rId1" o:title=""/>
            </v:shape>
            <o:OLEObject Type="Embed" ProgID="Excel.Sheet.12" ShapeID="_x0000_i1029" DrawAspect="Icon" ObjectID="_1770119240" r:id="rId2"/>
          </w:object>
        </w:r>
      </w:del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D2BD9" w14:textId="77777777" w:rsidR="00695147" w:rsidRDefault="0069514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70B0B" w14:textId="77777777" w:rsidR="00695147" w:rsidRDefault="0069514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2CE3E" w14:textId="77777777" w:rsidR="00695147" w:rsidRDefault="0069514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95147" w:rsidRPr="008D262E" w14:paraId="7A85B14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7A10048" w14:textId="77777777" w:rsidR="00695147" w:rsidRPr="008D262E" w:rsidRDefault="00695147" w:rsidP="00570522">
          <w:pPr>
            <w:ind w:right="360"/>
            <w:rPr>
              <w:rFonts w:cs="Arial"/>
              <w:lang w:val="es-ES"/>
            </w:rPr>
          </w:pPr>
          <w:r w:rsidRPr="008D262E">
            <w:rPr>
              <w:rFonts w:cs="Arial"/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694AD70" w14:textId="77777777" w:rsidR="00695147" w:rsidRPr="008D262E" w:rsidRDefault="00695147" w:rsidP="006B56D5">
          <w:pPr>
            <w:jc w:val="center"/>
            <w:rPr>
              <w:rFonts w:cs="Arial"/>
              <w:lang w:val="es-ES"/>
            </w:rPr>
          </w:pPr>
          <w:r w:rsidRPr="008D262E">
            <w:rPr>
              <w:rFonts w:cs="Arial"/>
            </w:rPr>
            <w:sym w:font="Symbol" w:char="F0D3"/>
          </w:r>
          <w:r>
            <w:rPr>
              <w:rFonts w:cs="Arial"/>
            </w:rPr>
            <w:t>Exisoft, 2018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0CE6F04" w14:textId="77777777" w:rsidR="00695147" w:rsidRPr="008D262E" w:rsidRDefault="00695147" w:rsidP="00570522">
          <w:pPr>
            <w:jc w:val="right"/>
            <w:rPr>
              <w:rFonts w:cs="Arial"/>
            </w:rPr>
          </w:pPr>
          <w:r w:rsidRPr="008D262E">
            <w:rPr>
              <w:rFonts w:cs="Arial"/>
              <w:lang w:val="es-ES"/>
            </w:rPr>
            <w:t xml:space="preserve">Página </w:t>
          </w:r>
          <w:r w:rsidRPr="008D262E">
            <w:rPr>
              <w:rStyle w:val="Nmerodepgina"/>
              <w:rFonts w:cs="Arial"/>
            </w:rPr>
            <w:fldChar w:fldCharType="begin"/>
          </w:r>
          <w:r w:rsidRPr="008D262E">
            <w:rPr>
              <w:rStyle w:val="Nmerodepgina"/>
              <w:rFonts w:cs="Arial"/>
            </w:rPr>
            <w:instrText xml:space="preserve"> PAGE </w:instrText>
          </w:r>
          <w:r w:rsidRPr="008D262E">
            <w:rPr>
              <w:rStyle w:val="Nmerodepgina"/>
              <w:rFonts w:cs="Arial"/>
            </w:rPr>
            <w:fldChar w:fldCharType="separate"/>
          </w:r>
          <w:r>
            <w:rPr>
              <w:rStyle w:val="Nmerodepgina"/>
              <w:rFonts w:cs="Arial"/>
              <w:noProof/>
            </w:rPr>
            <w:t>14</w:t>
          </w:r>
          <w:r w:rsidRPr="008D262E">
            <w:rPr>
              <w:rStyle w:val="Nmerodepgina"/>
              <w:rFonts w:cs="Arial"/>
            </w:rPr>
            <w:fldChar w:fldCharType="end"/>
          </w:r>
          <w:r w:rsidRPr="008D262E">
            <w:rPr>
              <w:rStyle w:val="Nmerodepgina"/>
              <w:rFonts w:cs="Arial"/>
            </w:rPr>
            <w:t xml:space="preserve"> de </w:t>
          </w:r>
          <w:r w:rsidRPr="008D262E">
            <w:rPr>
              <w:rStyle w:val="Nmerodepgina"/>
              <w:rFonts w:cs="Arial"/>
            </w:rPr>
            <w:fldChar w:fldCharType="begin"/>
          </w:r>
          <w:r w:rsidRPr="008D262E">
            <w:rPr>
              <w:rStyle w:val="Nmerodepgina"/>
              <w:rFonts w:cs="Arial"/>
            </w:rPr>
            <w:instrText xml:space="preserve"> NUMPAGES </w:instrText>
          </w:r>
          <w:r w:rsidRPr="008D262E">
            <w:rPr>
              <w:rStyle w:val="Nmerodepgina"/>
              <w:rFonts w:cs="Arial"/>
            </w:rPr>
            <w:fldChar w:fldCharType="separate"/>
          </w:r>
          <w:r>
            <w:rPr>
              <w:rStyle w:val="Nmerodepgina"/>
              <w:rFonts w:cs="Arial"/>
              <w:noProof/>
            </w:rPr>
            <w:t>27</w:t>
          </w:r>
          <w:r w:rsidRPr="008D262E">
            <w:rPr>
              <w:rStyle w:val="Nmerodepgina"/>
              <w:rFonts w:cs="Arial"/>
            </w:rPr>
            <w:fldChar w:fldCharType="end"/>
          </w:r>
        </w:p>
      </w:tc>
    </w:tr>
  </w:tbl>
  <w:p w14:paraId="75F02120" w14:textId="77777777" w:rsidR="00695147" w:rsidRPr="0051223E" w:rsidRDefault="00695147" w:rsidP="0051223E">
    <w:pPr>
      <w:pStyle w:val="Piedepgina"/>
      <w:tabs>
        <w:tab w:val="clear" w:pos="4320"/>
        <w:tab w:val="clear" w:pos="8640"/>
        <w:tab w:val="center" w:pos="4678"/>
        <w:tab w:val="right" w:pos="9356"/>
      </w:tabs>
      <w:rPr>
        <w:lang w:val="es-ES"/>
      </w:rPr>
    </w:pPr>
    <w:r>
      <w:rPr>
        <w:lang w:val="es-ES"/>
      </w:rPr>
      <w:tab/>
      <w:t xml:space="preserve"> </w:t>
    </w:r>
    <w:r w:rsidRPr="008D262E">
      <w:rPr>
        <w:rFonts w:cs="Arial"/>
      </w:rPr>
      <w:sym w:font="Symbol" w:char="F0D3"/>
    </w:r>
    <w:r>
      <w:rPr>
        <w:rFonts w:cs="Arial"/>
      </w:rPr>
      <w:t>Practia 2018</w:t>
    </w:r>
    <w:r>
      <w:rPr>
        <w:lang w:val="es-E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5852F" w14:textId="77777777" w:rsidR="00AE1EE9" w:rsidRDefault="00AE1EE9">
      <w:r>
        <w:separator/>
      </w:r>
    </w:p>
  </w:footnote>
  <w:footnote w:type="continuationSeparator" w:id="0">
    <w:p w14:paraId="5FE95880" w14:textId="77777777" w:rsidR="00AE1EE9" w:rsidRDefault="00AE1EE9">
      <w:r>
        <w:continuationSeparator/>
      </w:r>
    </w:p>
  </w:footnote>
  <w:footnote w:type="continuationNotice" w:id="1">
    <w:p w14:paraId="74BBA886" w14:textId="77777777" w:rsidR="00AE1EE9" w:rsidRDefault="00AE1EE9"/>
  </w:footnote>
  <w:footnote w:id="2">
    <w:p w14:paraId="2699C382" w14:textId="77777777" w:rsidR="00695147" w:rsidRDefault="00695147" w:rsidP="004A64BB">
      <w:pPr>
        <w:pStyle w:val="Textonotapie"/>
        <w:rPr>
          <w:ins w:id="590" w:author="Luis Adrian Benavidez" w:date="2019-02-21T15:34:00Z"/>
        </w:rPr>
      </w:pPr>
      <w:ins w:id="591" w:author="Luis Adrian Benavidez" w:date="2019-02-21T15:34:00Z">
        <w:r>
          <w:rPr>
            <w:rStyle w:val="Refdenotaalpie"/>
          </w:rPr>
          <w:footnoteRef/>
        </w:r>
        <w:r>
          <w:t xml:space="preserve"> </w:t>
        </w:r>
        <w:r>
          <w:rPr>
            <w:rStyle w:val="Hipervnculo"/>
          </w:rPr>
          <w:fldChar w:fldCharType="begin"/>
        </w:r>
        <w:r>
          <w:rPr>
            <w:rStyle w:val="Hipervnculo"/>
          </w:rPr>
          <w:instrText xml:space="preserve"> HYPERLINK "https://signecon.gruposancorseguros.com/display/PERP/COPEs+-+Proceso+Dispatcher" </w:instrText>
        </w:r>
        <w:r>
          <w:rPr>
            <w:rStyle w:val="Hipervnculo"/>
          </w:rPr>
        </w:r>
        <w:r>
          <w:rPr>
            <w:rStyle w:val="Hipervnculo"/>
          </w:rPr>
          <w:fldChar w:fldCharType="separate"/>
        </w:r>
        <w:r>
          <w:rPr>
            <w:rStyle w:val="Hipervnculo"/>
          </w:rPr>
          <w:t>https://signecon.gruposancorseguros.com/display/PERP/COPEs+-+Proceso+Dispatcher</w:t>
        </w:r>
        <w:r>
          <w:rPr>
            <w:rStyle w:val="Hipervnculo"/>
          </w:rPr>
          <w:fldChar w:fldCharType="end"/>
        </w:r>
      </w:ins>
    </w:p>
    <w:p w14:paraId="73EE1C2E" w14:textId="77777777" w:rsidR="00695147" w:rsidRDefault="00695147" w:rsidP="004A64BB">
      <w:pPr>
        <w:pStyle w:val="Textonotapie"/>
        <w:rPr>
          <w:ins w:id="592" w:author="Luis Adrian Benavidez" w:date="2019-02-21T15:34:00Z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21CE9" w14:textId="77777777" w:rsidR="00695147" w:rsidRDefault="006951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566F4" w14:textId="77777777" w:rsidR="00695147" w:rsidRDefault="00695147" w:rsidP="00FC3B97">
    <w:pPr>
      <w:rPr>
        <w:sz w:val="24"/>
      </w:rPr>
    </w:pPr>
    <w:r>
      <w:rPr>
        <w:noProof/>
        <w:sz w:val="24"/>
      </w:rPr>
      <w:drawing>
        <wp:anchor distT="0" distB="0" distL="114300" distR="114300" simplePos="0" relativeHeight="251658241" behindDoc="0" locked="0" layoutInCell="1" allowOverlap="1" wp14:anchorId="0DD78344" wp14:editId="1FD378EF">
          <wp:simplePos x="0" y="0"/>
          <wp:positionH relativeFrom="column">
            <wp:posOffset>2170706</wp:posOffset>
          </wp:positionH>
          <wp:positionV relativeFrom="paragraph">
            <wp:posOffset>55549</wp:posOffset>
          </wp:positionV>
          <wp:extent cx="1510665" cy="633095"/>
          <wp:effectExtent l="0" t="0" r="0" b="0"/>
          <wp:wrapThrough wrapText="bothSides">
            <wp:wrapPolygon edited="0">
              <wp:start x="0" y="0"/>
              <wp:lineTo x="0" y="20798"/>
              <wp:lineTo x="21246" y="20798"/>
              <wp:lineTo x="21246" y="0"/>
              <wp:lineTo x="0" y="0"/>
            </wp:wrapPolygon>
          </wp:wrapThrough>
          <wp:docPr id="15" name="Imagen 15" descr="C:\Users\lbenavidez\AppData\Local\Microsoft\Windows\INetCache\Content.Word\Logo Practia Col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C:\Users\lbenavidez\AppData\Local\Microsoft\Windows\INetCache\Content.Word\Logo Practia 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0665" cy="63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0ED32944" wp14:editId="55E2D145">
          <wp:simplePos x="0" y="0"/>
          <wp:positionH relativeFrom="column">
            <wp:posOffset>3962400</wp:posOffset>
          </wp:positionH>
          <wp:positionV relativeFrom="paragraph">
            <wp:posOffset>9525</wp:posOffset>
          </wp:positionV>
          <wp:extent cx="1767840" cy="819150"/>
          <wp:effectExtent l="0" t="0" r="3810" b="0"/>
          <wp:wrapThrough wrapText="bothSides">
            <wp:wrapPolygon edited="0">
              <wp:start x="3491" y="0"/>
              <wp:lineTo x="2095" y="2009"/>
              <wp:lineTo x="0" y="6530"/>
              <wp:lineTo x="0" y="10549"/>
              <wp:lineTo x="698" y="16577"/>
              <wp:lineTo x="931" y="17581"/>
              <wp:lineTo x="3259" y="20595"/>
              <wp:lineTo x="3957" y="21098"/>
              <wp:lineTo x="6052" y="21098"/>
              <wp:lineTo x="9310" y="17079"/>
              <wp:lineTo x="18388" y="16577"/>
              <wp:lineTo x="21414" y="14567"/>
              <wp:lineTo x="21414" y="3014"/>
              <wp:lineTo x="19319" y="2009"/>
              <wp:lineTo x="6517" y="0"/>
              <wp:lineTo x="3491" y="0"/>
            </wp:wrapPolygon>
          </wp:wrapThrough>
          <wp:docPr id="8" name="Imagen 8" descr="smal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mall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784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1BA104" w14:textId="77777777" w:rsidR="00695147" w:rsidRDefault="00695147" w:rsidP="00F63368">
    <w:pPr>
      <w:pStyle w:val="Encabezado"/>
    </w:pPr>
    <w:r w:rsidRPr="00291D0F">
      <w:rPr>
        <w:b/>
        <w:noProof/>
        <w:sz w:val="36"/>
        <w:lang w:eastAsia="es-AR"/>
      </w:rPr>
      <w:drawing>
        <wp:inline distT="0" distB="0" distL="0" distR="0" wp14:anchorId="79832D6A" wp14:editId="3872242F">
          <wp:extent cx="1828800" cy="442374"/>
          <wp:effectExtent l="0" t="0" r="0" b="0"/>
          <wp:docPr id="4" name="7 Imagen" descr="Vida Protección Max. Seguro de vida_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 descr="Vida Protección Max. Seguro de vida_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9490" cy="4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  <w:p w14:paraId="74FCF263" w14:textId="77777777" w:rsidR="00695147" w:rsidRPr="00F63368" w:rsidRDefault="00695147" w:rsidP="00F6336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122A2" w14:textId="77777777" w:rsidR="00695147" w:rsidRDefault="0069514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701"/>
      <w:gridCol w:w="5132"/>
      <w:gridCol w:w="2523"/>
    </w:tblGrid>
    <w:tr w:rsidR="00695147" w:rsidRPr="005D46F2" w14:paraId="0EC1E5CE" w14:textId="77777777" w:rsidTr="00BE3AEF">
      <w:trPr>
        <w:trHeight w:val="455"/>
      </w:trPr>
      <w:tc>
        <w:tcPr>
          <w:tcW w:w="1701" w:type="dxa"/>
          <w:vMerge w:val="restart"/>
          <w:vAlign w:val="center"/>
        </w:tcPr>
        <w:p w14:paraId="345B723D" w14:textId="77777777" w:rsidR="00695147" w:rsidRPr="009B357A" w:rsidRDefault="00695147" w:rsidP="009B357A">
          <w:pPr>
            <w:pStyle w:val="Ttulo"/>
            <w:ind w:left="-142"/>
            <w:rPr>
              <w:sz w:val="24"/>
              <w:szCs w:val="24"/>
            </w:rPr>
          </w:pPr>
          <w:r w:rsidRPr="00291D0F">
            <w:rPr>
              <w:b w:val="0"/>
              <w:noProof/>
              <w:lang w:eastAsia="es-AR"/>
            </w:rPr>
            <w:drawing>
              <wp:inline distT="0" distB="0" distL="0" distR="0" wp14:anchorId="0DE2EF7A" wp14:editId="5609CAF9">
                <wp:extent cx="914400" cy="266700"/>
                <wp:effectExtent l="0" t="0" r="0" b="0"/>
                <wp:docPr id="10" name="7 Imagen" descr="Vida Protección Max. Seguro de vida_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7 Imagen" descr="Vida Protección Max. Seguro de vida_1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633" cy="274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2" w:type="dxa"/>
          <w:vAlign w:val="center"/>
        </w:tcPr>
        <w:p w14:paraId="333A56EB" w14:textId="77777777" w:rsidR="00695147" w:rsidRPr="005D46F2" w:rsidRDefault="00695147" w:rsidP="00DD7F11">
          <w:pPr>
            <w:pStyle w:val="Ttulo"/>
            <w:jc w:val="left"/>
            <w:rPr>
              <w:b w:val="0"/>
              <w:sz w:val="18"/>
              <w:szCs w:val="18"/>
              <w:lang w:val="es-ES"/>
            </w:rPr>
          </w:pPr>
          <w:r>
            <w:rPr>
              <w:b w:val="0"/>
              <w:sz w:val="18"/>
              <w:szCs w:val="18"/>
              <w:lang w:val="es-ES"/>
            </w:rPr>
            <w:t>Documentación de desarrollo</w:t>
          </w:r>
        </w:p>
      </w:tc>
      <w:tc>
        <w:tcPr>
          <w:tcW w:w="2523" w:type="dxa"/>
          <w:vMerge w:val="restart"/>
          <w:vAlign w:val="center"/>
        </w:tcPr>
        <w:p w14:paraId="60253728" w14:textId="77777777" w:rsidR="00695147" w:rsidRPr="005D46F2" w:rsidRDefault="00695147" w:rsidP="00F976D5">
          <w:pPr>
            <w:pStyle w:val="Ttulo"/>
            <w:rPr>
              <w:b w:val="0"/>
              <w:sz w:val="18"/>
              <w:szCs w:val="18"/>
            </w:rPr>
          </w:pPr>
          <w:r>
            <w:rPr>
              <w:noProof/>
              <w:sz w:val="24"/>
            </w:rPr>
            <w:drawing>
              <wp:anchor distT="0" distB="0" distL="114300" distR="114300" simplePos="0" relativeHeight="251658242" behindDoc="0" locked="0" layoutInCell="1" allowOverlap="1" wp14:anchorId="50BCA060" wp14:editId="6F616E9F">
                <wp:simplePos x="0" y="0"/>
                <wp:positionH relativeFrom="column">
                  <wp:posOffset>-104140</wp:posOffset>
                </wp:positionH>
                <wp:positionV relativeFrom="paragraph">
                  <wp:posOffset>-613410</wp:posOffset>
                </wp:positionV>
                <wp:extent cx="723265" cy="342900"/>
                <wp:effectExtent l="0" t="0" r="635" b="0"/>
                <wp:wrapThrough wrapText="bothSides">
                  <wp:wrapPolygon edited="0">
                    <wp:start x="0" y="0"/>
                    <wp:lineTo x="0" y="20400"/>
                    <wp:lineTo x="21050" y="20400"/>
                    <wp:lineTo x="21050" y="0"/>
                    <wp:lineTo x="0" y="0"/>
                  </wp:wrapPolygon>
                </wp:wrapThrough>
                <wp:docPr id="3" name="Imagen 3" descr="C:\Users\lbenavidez\AppData\Local\Microsoft\Windows\INetCache\Content.Word\Logo Practia Colo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lbenavidez\AppData\Local\Microsoft\Windows\INetCache\Content.Word\Logo Practia Colo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2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es-AR"/>
            </w:rPr>
            <w:drawing>
              <wp:inline distT="0" distB="0" distL="0" distR="0" wp14:anchorId="07DDAB3F" wp14:editId="5DFF4F80">
                <wp:extent cx="684501" cy="317085"/>
                <wp:effectExtent l="0" t="0" r="1905" b="6985"/>
                <wp:docPr id="5" name="Imagen 5" descr="small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mall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3565" cy="321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95147" w:rsidRPr="005D46F2" w14:paraId="0A8C0D08" w14:textId="77777777" w:rsidTr="00BE3AEF">
      <w:trPr>
        <w:trHeight w:val="277"/>
      </w:trPr>
      <w:tc>
        <w:tcPr>
          <w:tcW w:w="1701" w:type="dxa"/>
          <w:vMerge/>
        </w:tcPr>
        <w:p w14:paraId="3F99D55F" w14:textId="77777777" w:rsidR="00695147" w:rsidRDefault="00695147" w:rsidP="005D46F2">
          <w:pPr>
            <w:pStyle w:val="Ttulo"/>
            <w:ind w:left="-142"/>
            <w:jc w:val="left"/>
          </w:pPr>
        </w:p>
      </w:tc>
      <w:tc>
        <w:tcPr>
          <w:tcW w:w="5132" w:type="dxa"/>
          <w:vAlign w:val="center"/>
        </w:tcPr>
        <w:p w14:paraId="0B9B6692" w14:textId="77777777" w:rsidR="00695147" w:rsidRPr="0095753D" w:rsidRDefault="00695147" w:rsidP="002F4389">
          <w:pPr>
            <w:pStyle w:val="Ttulo"/>
            <w:jc w:val="left"/>
            <w:rPr>
              <w:b w:val="0"/>
              <w:i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 xml:space="preserve">Análisis y diseño del servicio: </w:t>
          </w:r>
        </w:p>
      </w:tc>
      <w:tc>
        <w:tcPr>
          <w:tcW w:w="2523" w:type="dxa"/>
          <w:vMerge/>
          <w:vAlign w:val="center"/>
        </w:tcPr>
        <w:p w14:paraId="63BAA656" w14:textId="77777777" w:rsidR="00695147" w:rsidRPr="005D46F2" w:rsidRDefault="00695147" w:rsidP="000F795D">
          <w:pPr>
            <w:pStyle w:val="Ttulo"/>
            <w:jc w:val="left"/>
            <w:rPr>
              <w:sz w:val="18"/>
              <w:szCs w:val="18"/>
            </w:rPr>
          </w:pPr>
        </w:p>
      </w:tc>
    </w:tr>
  </w:tbl>
  <w:p w14:paraId="39DCB2F0" w14:textId="77777777" w:rsidR="00695147" w:rsidRPr="00BD7ABC" w:rsidRDefault="00695147" w:rsidP="00BD7A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3949B0"/>
    <w:multiLevelType w:val="hybridMultilevel"/>
    <w:tmpl w:val="DBF6E71A"/>
    <w:lvl w:ilvl="0" w:tplc="6C7A12E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653FB1"/>
    <w:multiLevelType w:val="multilevel"/>
    <w:tmpl w:val="271255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ercero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2F93BD0"/>
    <w:multiLevelType w:val="hybridMultilevel"/>
    <w:tmpl w:val="B1C680E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5295C"/>
    <w:multiLevelType w:val="multilevel"/>
    <w:tmpl w:val="E1F89F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529E3"/>
    <w:multiLevelType w:val="hybridMultilevel"/>
    <w:tmpl w:val="56208558"/>
    <w:lvl w:ilvl="0" w:tplc="2CA29538">
      <w:start w:val="1"/>
      <w:numFmt w:val="decimal"/>
      <w:lvlText w:val="Figur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E7D98"/>
    <w:multiLevelType w:val="hybridMultilevel"/>
    <w:tmpl w:val="529810FE"/>
    <w:lvl w:ilvl="0" w:tplc="890C0D8C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E73B6"/>
    <w:multiLevelType w:val="hybridMultilevel"/>
    <w:tmpl w:val="C93ECF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C35DF"/>
    <w:multiLevelType w:val="hybridMultilevel"/>
    <w:tmpl w:val="F6DC0B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F5B2E"/>
    <w:multiLevelType w:val="hybridMultilevel"/>
    <w:tmpl w:val="8474D7C2"/>
    <w:lvl w:ilvl="0" w:tplc="2CA29538">
      <w:start w:val="1"/>
      <w:numFmt w:val="decimal"/>
      <w:lvlText w:val="Figur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60103"/>
    <w:multiLevelType w:val="hybridMultilevel"/>
    <w:tmpl w:val="1AD483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03138"/>
    <w:multiLevelType w:val="hybridMultilevel"/>
    <w:tmpl w:val="611E4A04"/>
    <w:lvl w:ilvl="0" w:tplc="2CA29538">
      <w:start w:val="1"/>
      <w:numFmt w:val="decimal"/>
      <w:lvlText w:val="Figur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32397"/>
    <w:multiLevelType w:val="hybridMultilevel"/>
    <w:tmpl w:val="34E8096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EA444F"/>
    <w:multiLevelType w:val="multilevel"/>
    <w:tmpl w:val="C14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E2446A"/>
    <w:multiLevelType w:val="hybridMultilevel"/>
    <w:tmpl w:val="7F36CFEC"/>
    <w:lvl w:ilvl="0" w:tplc="FFFFFFFF">
      <w:start w:val="1"/>
      <w:numFmt w:val="bullet"/>
      <w:pStyle w:val="Elistadevietas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sz w:val="18"/>
        <w:szCs w:val="18"/>
      </w:rPr>
    </w:lvl>
    <w:lvl w:ilvl="1" w:tplc="FFFFFFFF">
      <w:start w:val="1"/>
      <w:numFmt w:val="bullet"/>
      <w:pStyle w:val="Elistadevieta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E3E3D"/>
    <w:multiLevelType w:val="hybridMultilevel"/>
    <w:tmpl w:val="56208558"/>
    <w:lvl w:ilvl="0" w:tplc="2CA29538">
      <w:start w:val="1"/>
      <w:numFmt w:val="decimal"/>
      <w:lvlText w:val="Figur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37CCA"/>
    <w:multiLevelType w:val="hybridMultilevel"/>
    <w:tmpl w:val="B4C67E1C"/>
    <w:lvl w:ilvl="0" w:tplc="A0C4FA3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3328B"/>
    <w:multiLevelType w:val="hybridMultilevel"/>
    <w:tmpl w:val="87261C08"/>
    <w:lvl w:ilvl="0" w:tplc="25187FD2">
      <w:start w:val="1"/>
      <w:numFmt w:val="decimal"/>
      <w:lvlText w:val="Tabl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3064"/>
    <w:multiLevelType w:val="multilevel"/>
    <w:tmpl w:val="0638E71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B33190A"/>
    <w:multiLevelType w:val="multilevel"/>
    <w:tmpl w:val="C14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8C4A2F"/>
    <w:multiLevelType w:val="hybridMultilevel"/>
    <w:tmpl w:val="D39A72B2"/>
    <w:lvl w:ilvl="0" w:tplc="5AFAC4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7" w:hanging="360"/>
      </w:pPr>
    </w:lvl>
    <w:lvl w:ilvl="2" w:tplc="2C0A001B" w:tentative="1">
      <w:start w:val="1"/>
      <w:numFmt w:val="lowerRoman"/>
      <w:lvlText w:val="%3."/>
      <w:lvlJc w:val="right"/>
      <w:pPr>
        <w:ind w:left="2157" w:hanging="180"/>
      </w:pPr>
    </w:lvl>
    <w:lvl w:ilvl="3" w:tplc="2C0A000F" w:tentative="1">
      <w:start w:val="1"/>
      <w:numFmt w:val="decimal"/>
      <w:lvlText w:val="%4."/>
      <w:lvlJc w:val="left"/>
      <w:pPr>
        <w:ind w:left="2877" w:hanging="360"/>
      </w:pPr>
    </w:lvl>
    <w:lvl w:ilvl="4" w:tplc="2C0A0019" w:tentative="1">
      <w:start w:val="1"/>
      <w:numFmt w:val="lowerLetter"/>
      <w:lvlText w:val="%5."/>
      <w:lvlJc w:val="left"/>
      <w:pPr>
        <w:ind w:left="3597" w:hanging="360"/>
      </w:pPr>
    </w:lvl>
    <w:lvl w:ilvl="5" w:tplc="2C0A001B" w:tentative="1">
      <w:start w:val="1"/>
      <w:numFmt w:val="lowerRoman"/>
      <w:lvlText w:val="%6."/>
      <w:lvlJc w:val="right"/>
      <w:pPr>
        <w:ind w:left="4317" w:hanging="180"/>
      </w:pPr>
    </w:lvl>
    <w:lvl w:ilvl="6" w:tplc="2C0A000F" w:tentative="1">
      <w:start w:val="1"/>
      <w:numFmt w:val="decimal"/>
      <w:lvlText w:val="%7."/>
      <w:lvlJc w:val="left"/>
      <w:pPr>
        <w:ind w:left="5037" w:hanging="360"/>
      </w:pPr>
    </w:lvl>
    <w:lvl w:ilvl="7" w:tplc="2C0A0019" w:tentative="1">
      <w:start w:val="1"/>
      <w:numFmt w:val="lowerLetter"/>
      <w:lvlText w:val="%8."/>
      <w:lvlJc w:val="left"/>
      <w:pPr>
        <w:ind w:left="5757" w:hanging="360"/>
      </w:pPr>
    </w:lvl>
    <w:lvl w:ilvl="8" w:tplc="2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50700D9F"/>
    <w:multiLevelType w:val="hybridMultilevel"/>
    <w:tmpl w:val="8166BB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F51BCE"/>
    <w:multiLevelType w:val="hybridMultilevel"/>
    <w:tmpl w:val="B448D3C8"/>
    <w:lvl w:ilvl="0" w:tplc="35FA09F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4D5523"/>
    <w:multiLevelType w:val="hybridMultilevel"/>
    <w:tmpl w:val="557E1C9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A75D04"/>
    <w:multiLevelType w:val="hybridMultilevel"/>
    <w:tmpl w:val="87261C08"/>
    <w:lvl w:ilvl="0" w:tplc="25187FD2">
      <w:start w:val="1"/>
      <w:numFmt w:val="decimal"/>
      <w:lvlText w:val="Tabl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781958"/>
    <w:multiLevelType w:val="hybridMultilevel"/>
    <w:tmpl w:val="FDBE239A"/>
    <w:lvl w:ilvl="0" w:tplc="2CA29538">
      <w:start w:val="1"/>
      <w:numFmt w:val="decimal"/>
      <w:lvlText w:val="Figura %1."/>
      <w:lvlJc w:val="left"/>
      <w:pPr>
        <w:ind w:left="107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69523476"/>
    <w:multiLevelType w:val="multilevel"/>
    <w:tmpl w:val="B2C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47A97"/>
    <w:multiLevelType w:val="hybridMultilevel"/>
    <w:tmpl w:val="9030ED8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9E0891"/>
    <w:multiLevelType w:val="hybridMultilevel"/>
    <w:tmpl w:val="A6C663B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811BE"/>
    <w:multiLevelType w:val="hybridMultilevel"/>
    <w:tmpl w:val="98FA3C1C"/>
    <w:lvl w:ilvl="0" w:tplc="7D9EA4E6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95" w:hanging="360"/>
      </w:pPr>
    </w:lvl>
    <w:lvl w:ilvl="2" w:tplc="080A001B" w:tentative="1">
      <w:start w:val="1"/>
      <w:numFmt w:val="lowerRoman"/>
      <w:lvlText w:val="%3."/>
      <w:lvlJc w:val="right"/>
      <w:pPr>
        <w:ind w:left="2715" w:hanging="180"/>
      </w:pPr>
    </w:lvl>
    <w:lvl w:ilvl="3" w:tplc="080A000F" w:tentative="1">
      <w:start w:val="1"/>
      <w:numFmt w:val="decimal"/>
      <w:lvlText w:val="%4."/>
      <w:lvlJc w:val="left"/>
      <w:pPr>
        <w:ind w:left="3435" w:hanging="360"/>
      </w:pPr>
    </w:lvl>
    <w:lvl w:ilvl="4" w:tplc="080A0019" w:tentative="1">
      <w:start w:val="1"/>
      <w:numFmt w:val="lowerLetter"/>
      <w:lvlText w:val="%5."/>
      <w:lvlJc w:val="left"/>
      <w:pPr>
        <w:ind w:left="4155" w:hanging="360"/>
      </w:pPr>
    </w:lvl>
    <w:lvl w:ilvl="5" w:tplc="080A001B" w:tentative="1">
      <w:start w:val="1"/>
      <w:numFmt w:val="lowerRoman"/>
      <w:lvlText w:val="%6."/>
      <w:lvlJc w:val="right"/>
      <w:pPr>
        <w:ind w:left="4875" w:hanging="180"/>
      </w:pPr>
    </w:lvl>
    <w:lvl w:ilvl="6" w:tplc="080A000F" w:tentative="1">
      <w:start w:val="1"/>
      <w:numFmt w:val="decimal"/>
      <w:lvlText w:val="%7."/>
      <w:lvlJc w:val="left"/>
      <w:pPr>
        <w:ind w:left="5595" w:hanging="360"/>
      </w:pPr>
    </w:lvl>
    <w:lvl w:ilvl="7" w:tplc="080A0019" w:tentative="1">
      <w:start w:val="1"/>
      <w:numFmt w:val="lowerLetter"/>
      <w:lvlText w:val="%8."/>
      <w:lvlJc w:val="left"/>
      <w:pPr>
        <w:ind w:left="6315" w:hanging="360"/>
      </w:pPr>
    </w:lvl>
    <w:lvl w:ilvl="8" w:tplc="08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0" w15:restartNumberingAfterBreak="0">
    <w:nsid w:val="769C2053"/>
    <w:multiLevelType w:val="multilevel"/>
    <w:tmpl w:val="3C90DB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Estilo1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B6F2C47"/>
    <w:multiLevelType w:val="hybridMultilevel"/>
    <w:tmpl w:val="6CB6F01E"/>
    <w:lvl w:ilvl="0" w:tplc="2CA29538">
      <w:start w:val="1"/>
      <w:numFmt w:val="decimal"/>
      <w:lvlText w:val="Figur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581E88"/>
    <w:multiLevelType w:val="multilevel"/>
    <w:tmpl w:val="F42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65164"/>
    <w:multiLevelType w:val="hybridMultilevel"/>
    <w:tmpl w:val="860272B6"/>
    <w:lvl w:ilvl="0" w:tplc="25187FD2">
      <w:start w:val="1"/>
      <w:numFmt w:val="decimal"/>
      <w:lvlText w:val="Tabla 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002B95"/>
    <w:multiLevelType w:val="multilevel"/>
    <w:tmpl w:val="428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7B0FB9"/>
    <w:multiLevelType w:val="hybridMultilevel"/>
    <w:tmpl w:val="9DE60C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428761">
    <w:abstractNumId w:val="0"/>
  </w:num>
  <w:num w:numId="2" w16cid:durableId="1945531127">
    <w:abstractNumId w:val="2"/>
  </w:num>
  <w:num w:numId="3" w16cid:durableId="1344239078">
    <w:abstractNumId w:val="30"/>
  </w:num>
  <w:num w:numId="4" w16cid:durableId="1988972563">
    <w:abstractNumId w:val="14"/>
  </w:num>
  <w:num w:numId="5" w16cid:durableId="409697976">
    <w:abstractNumId w:val="20"/>
  </w:num>
  <w:num w:numId="6" w16cid:durableId="1774595062">
    <w:abstractNumId w:val="15"/>
  </w:num>
  <w:num w:numId="7" w16cid:durableId="1760100842">
    <w:abstractNumId w:val="33"/>
  </w:num>
  <w:num w:numId="8" w16cid:durableId="2004696770">
    <w:abstractNumId w:val="1"/>
  </w:num>
  <w:num w:numId="9" w16cid:durableId="1972128649">
    <w:abstractNumId w:val="17"/>
  </w:num>
  <w:num w:numId="10" w16cid:durableId="2013415447">
    <w:abstractNumId w:val="24"/>
  </w:num>
  <w:num w:numId="11" w16cid:durableId="981496205">
    <w:abstractNumId w:val="11"/>
  </w:num>
  <w:num w:numId="12" w16cid:durableId="1015575975">
    <w:abstractNumId w:val="25"/>
  </w:num>
  <w:num w:numId="13" w16cid:durableId="54620928">
    <w:abstractNumId w:val="0"/>
  </w:num>
  <w:num w:numId="14" w16cid:durableId="382144149">
    <w:abstractNumId w:val="0"/>
  </w:num>
  <w:num w:numId="15" w16cid:durableId="1581252982">
    <w:abstractNumId w:val="31"/>
  </w:num>
  <w:num w:numId="16" w16cid:durableId="1366904353">
    <w:abstractNumId w:val="9"/>
  </w:num>
  <w:num w:numId="17" w16cid:durableId="1875995311">
    <w:abstractNumId w:val="5"/>
  </w:num>
  <w:num w:numId="18" w16cid:durableId="2030907910">
    <w:abstractNumId w:val="19"/>
  </w:num>
  <w:num w:numId="19" w16cid:durableId="1106929157">
    <w:abstractNumId w:val="32"/>
  </w:num>
  <w:num w:numId="20" w16cid:durableId="31807828">
    <w:abstractNumId w:val="4"/>
  </w:num>
  <w:num w:numId="21" w16cid:durableId="256644228">
    <w:abstractNumId w:val="26"/>
  </w:num>
  <w:num w:numId="22" w16cid:durableId="1461143067">
    <w:abstractNumId w:val="21"/>
  </w:num>
  <w:num w:numId="23" w16cid:durableId="1268004417">
    <w:abstractNumId w:val="0"/>
    <w:lvlOverride w:ilvl="0">
      <w:startOverride w:val="8"/>
    </w:lvlOverride>
  </w:num>
  <w:num w:numId="24" w16cid:durableId="841120028">
    <w:abstractNumId w:val="13"/>
  </w:num>
  <w:num w:numId="25" w16cid:durableId="1022629999">
    <w:abstractNumId w:val="23"/>
  </w:num>
  <w:num w:numId="26" w16cid:durableId="1392735238">
    <w:abstractNumId w:val="3"/>
  </w:num>
  <w:num w:numId="27" w16cid:durableId="1091583411">
    <w:abstractNumId w:val="29"/>
  </w:num>
  <w:num w:numId="28" w16cid:durableId="12362102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73201847">
    <w:abstractNumId w:val="28"/>
  </w:num>
  <w:num w:numId="30" w16cid:durableId="824928421">
    <w:abstractNumId w:val="7"/>
  </w:num>
  <w:num w:numId="31" w16cid:durableId="487137308">
    <w:abstractNumId w:val="35"/>
  </w:num>
  <w:num w:numId="32" w16cid:durableId="472480163">
    <w:abstractNumId w:val="8"/>
  </w:num>
  <w:num w:numId="33" w16cid:durableId="1869950100">
    <w:abstractNumId w:val="6"/>
  </w:num>
  <w:num w:numId="34" w16cid:durableId="1593664884">
    <w:abstractNumId w:val="6"/>
  </w:num>
  <w:num w:numId="35" w16cid:durableId="1045981125">
    <w:abstractNumId w:val="10"/>
  </w:num>
  <w:num w:numId="36" w16cid:durableId="2041740987">
    <w:abstractNumId w:val="18"/>
  </w:num>
  <w:num w:numId="37" w16cid:durableId="1503205783">
    <w:abstractNumId w:val="22"/>
  </w:num>
  <w:num w:numId="38" w16cid:durableId="638144488">
    <w:abstractNumId w:val="34"/>
  </w:num>
  <w:num w:numId="39" w16cid:durableId="549531953">
    <w:abstractNumId w:val="27"/>
  </w:num>
  <w:num w:numId="40" w16cid:durableId="2105492648">
    <w:abstractNumId w:val="12"/>
  </w:num>
  <w:num w:numId="41" w16cid:durableId="4020508">
    <w:abstractNumId w:val="16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 Adrian Benavidez">
    <w15:presenceInfo w15:providerId="AD" w15:userId="S-1-5-21-3027045408-4100968087-2987763519-19821"/>
  </w15:person>
  <w15:person w15:author="Luis Adrian Benavidez [2]">
    <w15:presenceInfo w15:providerId="AD" w15:userId="S::lbenavidez@practia.global::663c73d5-8b9b-471e-9e78-f63759a6395f"/>
  </w15:person>
  <w15:person w15:author="Laura Elena Balmaceda Valdez">
    <w15:presenceInfo w15:providerId="AD" w15:userId="S::lbalmaceda@practia.global::991ac1b8-c704-4fd2-b118-e42f9032af5e"/>
  </w15:person>
  <w15:person w15:author="Adriana Analia Cuenca">
    <w15:presenceInfo w15:providerId="Windows Live" w15:userId="c08ba0d65920806d"/>
  </w15:person>
  <w15:person w15:author="Dario Sebastian Snieg">
    <w15:presenceInfo w15:providerId="AD" w15:userId="S-1-5-21-3027045408-4100968087-2987763519-180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E04"/>
    <w:rsid w:val="0000216E"/>
    <w:rsid w:val="000021AD"/>
    <w:rsid w:val="000039BE"/>
    <w:rsid w:val="00003CD3"/>
    <w:rsid w:val="000047BD"/>
    <w:rsid w:val="00006785"/>
    <w:rsid w:val="00007EB0"/>
    <w:rsid w:val="00010643"/>
    <w:rsid w:val="00010D47"/>
    <w:rsid w:val="00010E82"/>
    <w:rsid w:val="00010EA4"/>
    <w:rsid w:val="00011513"/>
    <w:rsid w:val="0001282B"/>
    <w:rsid w:val="00015AD2"/>
    <w:rsid w:val="00015F08"/>
    <w:rsid w:val="0002282C"/>
    <w:rsid w:val="00022CB0"/>
    <w:rsid w:val="000233CD"/>
    <w:rsid w:val="0002396D"/>
    <w:rsid w:val="00023DA5"/>
    <w:rsid w:val="0002417A"/>
    <w:rsid w:val="00024AF5"/>
    <w:rsid w:val="00024DDD"/>
    <w:rsid w:val="000252B5"/>
    <w:rsid w:val="0002713F"/>
    <w:rsid w:val="00031350"/>
    <w:rsid w:val="000319A4"/>
    <w:rsid w:val="00032EC0"/>
    <w:rsid w:val="000341D5"/>
    <w:rsid w:val="0003572B"/>
    <w:rsid w:val="00035A40"/>
    <w:rsid w:val="000361EE"/>
    <w:rsid w:val="00037351"/>
    <w:rsid w:val="000419C6"/>
    <w:rsid w:val="000429B6"/>
    <w:rsid w:val="00047077"/>
    <w:rsid w:val="00050303"/>
    <w:rsid w:val="00051AD3"/>
    <w:rsid w:val="00052EC0"/>
    <w:rsid w:val="00053E79"/>
    <w:rsid w:val="00063371"/>
    <w:rsid w:val="000633FB"/>
    <w:rsid w:val="000644B0"/>
    <w:rsid w:val="00070C03"/>
    <w:rsid w:val="00071AB9"/>
    <w:rsid w:val="00072F32"/>
    <w:rsid w:val="00075615"/>
    <w:rsid w:val="00076A1D"/>
    <w:rsid w:val="000802CD"/>
    <w:rsid w:val="0008205F"/>
    <w:rsid w:val="000839E3"/>
    <w:rsid w:val="00083A5C"/>
    <w:rsid w:val="00084BE0"/>
    <w:rsid w:val="00086010"/>
    <w:rsid w:val="000912CC"/>
    <w:rsid w:val="0009236C"/>
    <w:rsid w:val="0009275D"/>
    <w:rsid w:val="00092B92"/>
    <w:rsid w:val="00093D01"/>
    <w:rsid w:val="00093E0A"/>
    <w:rsid w:val="000A2F18"/>
    <w:rsid w:val="000A4070"/>
    <w:rsid w:val="000A5F2D"/>
    <w:rsid w:val="000A779C"/>
    <w:rsid w:val="000A7C4F"/>
    <w:rsid w:val="000B7D64"/>
    <w:rsid w:val="000C13A9"/>
    <w:rsid w:val="000C6B55"/>
    <w:rsid w:val="000C708E"/>
    <w:rsid w:val="000C7A6F"/>
    <w:rsid w:val="000D40E0"/>
    <w:rsid w:val="000E4B15"/>
    <w:rsid w:val="000F2BDF"/>
    <w:rsid w:val="000F33D0"/>
    <w:rsid w:val="000F53EF"/>
    <w:rsid w:val="000F64A0"/>
    <w:rsid w:val="000F7622"/>
    <w:rsid w:val="000F795D"/>
    <w:rsid w:val="00100AF1"/>
    <w:rsid w:val="001037EE"/>
    <w:rsid w:val="00105058"/>
    <w:rsid w:val="0010710C"/>
    <w:rsid w:val="001105F7"/>
    <w:rsid w:val="001109E5"/>
    <w:rsid w:val="00110BA3"/>
    <w:rsid w:val="0011166D"/>
    <w:rsid w:val="00111F5A"/>
    <w:rsid w:val="00112018"/>
    <w:rsid w:val="0011218E"/>
    <w:rsid w:val="00113A61"/>
    <w:rsid w:val="001140BF"/>
    <w:rsid w:val="001149A5"/>
    <w:rsid w:val="00117024"/>
    <w:rsid w:val="0012144F"/>
    <w:rsid w:val="0012285B"/>
    <w:rsid w:val="001228B1"/>
    <w:rsid w:val="00122E50"/>
    <w:rsid w:val="00123443"/>
    <w:rsid w:val="00124FAD"/>
    <w:rsid w:val="0012553F"/>
    <w:rsid w:val="00130E8C"/>
    <w:rsid w:val="001322C7"/>
    <w:rsid w:val="00132C46"/>
    <w:rsid w:val="00133776"/>
    <w:rsid w:val="001346D3"/>
    <w:rsid w:val="00135B84"/>
    <w:rsid w:val="0014022A"/>
    <w:rsid w:val="0014430F"/>
    <w:rsid w:val="00144CD3"/>
    <w:rsid w:val="00145081"/>
    <w:rsid w:val="00147E4A"/>
    <w:rsid w:val="00150560"/>
    <w:rsid w:val="0015091F"/>
    <w:rsid w:val="001509FC"/>
    <w:rsid w:val="00152569"/>
    <w:rsid w:val="0015380B"/>
    <w:rsid w:val="00153B88"/>
    <w:rsid w:val="0015481C"/>
    <w:rsid w:val="00157156"/>
    <w:rsid w:val="00163C02"/>
    <w:rsid w:val="00163E6E"/>
    <w:rsid w:val="0016401B"/>
    <w:rsid w:val="00164F3A"/>
    <w:rsid w:val="00165BC0"/>
    <w:rsid w:val="001700C3"/>
    <w:rsid w:val="00174C6F"/>
    <w:rsid w:val="00175DD9"/>
    <w:rsid w:val="001764A8"/>
    <w:rsid w:val="001831B1"/>
    <w:rsid w:val="00184BFE"/>
    <w:rsid w:val="00190265"/>
    <w:rsid w:val="001910EF"/>
    <w:rsid w:val="00191B4B"/>
    <w:rsid w:val="00196D39"/>
    <w:rsid w:val="00197326"/>
    <w:rsid w:val="001A121C"/>
    <w:rsid w:val="001A1911"/>
    <w:rsid w:val="001A1A2A"/>
    <w:rsid w:val="001A1F0F"/>
    <w:rsid w:val="001A4F2A"/>
    <w:rsid w:val="001A6072"/>
    <w:rsid w:val="001A684F"/>
    <w:rsid w:val="001A6898"/>
    <w:rsid w:val="001A77CC"/>
    <w:rsid w:val="001B3FC5"/>
    <w:rsid w:val="001B4924"/>
    <w:rsid w:val="001B57DE"/>
    <w:rsid w:val="001B5C11"/>
    <w:rsid w:val="001C066A"/>
    <w:rsid w:val="001C1059"/>
    <w:rsid w:val="001C47A1"/>
    <w:rsid w:val="001C481D"/>
    <w:rsid w:val="001C5C8B"/>
    <w:rsid w:val="001C5CBD"/>
    <w:rsid w:val="001C626F"/>
    <w:rsid w:val="001C689E"/>
    <w:rsid w:val="001C7B8F"/>
    <w:rsid w:val="001D0479"/>
    <w:rsid w:val="001D0F9B"/>
    <w:rsid w:val="001D1796"/>
    <w:rsid w:val="001D3E09"/>
    <w:rsid w:val="001D51A5"/>
    <w:rsid w:val="001D5221"/>
    <w:rsid w:val="001E076F"/>
    <w:rsid w:val="001E1467"/>
    <w:rsid w:val="001E1894"/>
    <w:rsid w:val="001E1F7C"/>
    <w:rsid w:val="001E32C2"/>
    <w:rsid w:val="001E57FA"/>
    <w:rsid w:val="001E62E1"/>
    <w:rsid w:val="001F0744"/>
    <w:rsid w:val="001F0A32"/>
    <w:rsid w:val="001F11F8"/>
    <w:rsid w:val="001F1EC1"/>
    <w:rsid w:val="001F2B85"/>
    <w:rsid w:val="001F3582"/>
    <w:rsid w:val="001F38FB"/>
    <w:rsid w:val="001F6112"/>
    <w:rsid w:val="002078B0"/>
    <w:rsid w:val="00210CA5"/>
    <w:rsid w:val="002115BC"/>
    <w:rsid w:val="00212DA6"/>
    <w:rsid w:val="00220473"/>
    <w:rsid w:val="00221761"/>
    <w:rsid w:val="00221D33"/>
    <w:rsid w:val="00223C8C"/>
    <w:rsid w:val="00224040"/>
    <w:rsid w:val="00226350"/>
    <w:rsid w:val="00227F50"/>
    <w:rsid w:val="0023142B"/>
    <w:rsid w:val="00233587"/>
    <w:rsid w:val="00240661"/>
    <w:rsid w:val="00242FFC"/>
    <w:rsid w:val="002475BD"/>
    <w:rsid w:val="00247AD6"/>
    <w:rsid w:val="00251FF8"/>
    <w:rsid w:val="00255438"/>
    <w:rsid w:val="00256144"/>
    <w:rsid w:val="002579BD"/>
    <w:rsid w:val="002608AD"/>
    <w:rsid w:val="00261690"/>
    <w:rsid w:val="002622A7"/>
    <w:rsid w:val="00262524"/>
    <w:rsid w:val="00262639"/>
    <w:rsid w:val="00262D7D"/>
    <w:rsid w:val="00266CA2"/>
    <w:rsid w:val="00267624"/>
    <w:rsid w:val="00267FEF"/>
    <w:rsid w:val="0027175C"/>
    <w:rsid w:val="002743CB"/>
    <w:rsid w:val="00275B60"/>
    <w:rsid w:val="00275C26"/>
    <w:rsid w:val="002766D5"/>
    <w:rsid w:val="00280B46"/>
    <w:rsid w:val="00281D52"/>
    <w:rsid w:val="0028687B"/>
    <w:rsid w:val="002909CB"/>
    <w:rsid w:val="0029151A"/>
    <w:rsid w:val="00291B30"/>
    <w:rsid w:val="002A1237"/>
    <w:rsid w:val="002A20E2"/>
    <w:rsid w:val="002A3229"/>
    <w:rsid w:val="002A6AAD"/>
    <w:rsid w:val="002A738A"/>
    <w:rsid w:val="002A741A"/>
    <w:rsid w:val="002A7B3E"/>
    <w:rsid w:val="002A7CC0"/>
    <w:rsid w:val="002B1CF0"/>
    <w:rsid w:val="002B2205"/>
    <w:rsid w:val="002B352A"/>
    <w:rsid w:val="002B486E"/>
    <w:rsid w:val="002B4891"/>
    <w:rsid w:val="002C29EE"/>
    <w:rsid w:val="002C42BC"/>
    <w:rsid w:val="002C6F98"/>
    <w:rsid w:val="002D1295"/>
    <w:rsid w:val="002D342A"/>
    <w:rsid w:val="002D3590"/>
    <w:rsid w:val="002D5187"/>
    <w:rsid w:val="002D527F"/>
    <w:rsid w:val="002D62BA"/>
    <w:rsid w:val="002D6641"/>
    <w:rsid w:val="002D7D54"/>
    <w:rsid w:val="002E0DA7"/>
    <w:rsid w:val="002E16FA"/>
    <w:rsid w:val="002E3F26"/>
    <w:rsid w:val="002F0705"/>
    <w:rsid w:val="002F1374"/>
    <w:rsid w:val="002F1570"/>
    <w:rsid w:val="002F4389"/>
    <w:rsid w:val="002F4710"/>
    <w:rsid w:val="002F6938"/>
    <w:rsid w:val="002F71EC"/>
    <w:rsid w:val="00303004"/>
    <w:rsid w:val="00303722"/>
    <w:rsid w:val="00304A55"/>
    <w:rsid w:val="00306AC9"/>
    <w:rsid w:val="00306BFB"/>
    <w:rsid w:val="00307B54"/>
    <w:rsid w:val="00311416"/>
    <w:rsid w:val="00315706"/>
    <w:rsid w:val="0031678A"/>
    <w:rsid w:val="003168C2"/>
    <w:rsid w:val="00317573"/>
    <w:rsid w:val="003206D2"/>
    <w:rsid w:val="0032420D"/>
    <w:rsid w:val="00327DA6"/>
    <w:rsid w:val="003317D1"/>
    <w:rsid w:val="003329F6"/>
    <w:rsid w:val="00333557"/>
    <w:rsid w:val="003358D9"/>
    <w:rsid w:val="003369C7"/>
    <w:rsid w:val="0033754A"/>
    <w:rsid w:val="00337B0F"/>
    <w:rsid w:val="00341046"/>
    <w:rsid w:val="003412EB"/>
    <w:rsid w:val="00341E9E"/>
    <w:rsid w:val="003423C9"/>
    <w:rsid w:val="003428D7"/>
    <w:rsid w:val="00346F97"/>
    <w:rsid w:val="00347B3E"/>
    <w:rsid w:val="00350F57"/>
    <w:rsid w:val="00352223"/>
    <w:rsid w:val="00352590"/>
    <w:rsid w:val="00356086"/>
    <w:rsid w:val="00356F77"/>
    <w:rsid w:val="00361C9B"/>
    <w:rsid w:val="00363E01"/>
    <w:rsid w:val="00365055"/>
    <w:rsid w:val="00365EEF"/>
    <w:rsid w:val="00366098"/>
    <w:rsid w:val="003663BF"/>
    <w:rsid w:val="0036761A"/>
    <w:rsid w:val="00370DAC"/>
    <w:rsid w:val="00376102"/>
    <w:rsid w:val="003819FF"/>
    <w:rsid w:val="00383ADD"/>
    <w:rsid w:val="0038443D"/>
    <w:rsid w:val="0038472C"/>
    <w:rsid w:val="00384978"/>
    <w:rsid w:val="00386979"/>
    <w:rsid w:val="00395FAB"/>
    <w:rsid w:val="00396A72"/>
    <w:rsid w:val="00397604"/>
    <w:rsid w:val="00397D73"/>
    <w:rsid w:val="00397DA5"/>
    <w:rsid w:val="003A00B8"/>
    <w:rsid w:val="003A018C"/>
    <w:rsid w:val="003A093E"/>
    <w:rsid w:val="003A3409"/>
    <w:rsid w:val="003A3A2E"/>
    <w:rsid w:val="003A7EB7"/>
    <w:rsid w:val="003B121F"/>
    <w:rsid w:val="003B15E8"/>
    <w:rsid w:val="003B3C84"/>
    <w:rsid w:val="003B7DBB"/>
    <w:rsid w:val="003C2341"/>
    <w:rsid w:val="003C3547"/>
    <w:rsid w:val="003C3ACD"/>
    <w:rsid w:val="003C4E64"/>
    <w:rsid w:val="003C6E7E"/>
    <w:rsid w:val="003C6F70"/>
    <w:rsid w:val="003C72FB"/>
    <w:rsid w:val="003C7674"/>
    <w:rsid w:val="003D3AB9"/>
    <w:rsid w:val="003D46E5"/>
    <w:rsid w:val="003D5369"/>
    <w:rsid w:val="003E0694"/>
    <w:rsid w:val="003E0729"/>
    <w:rsid w:val="003E343E"/>
    <w:rsid w:val="003E3723"/>
    <w:rsid w:val="003E46E3"/>
    <w:rsid w:val="003E51C0"/>
    <w:rsid w:val="003F1D46"/>
    <w:rsid w:val="003F36F5"/>
    <w:rsid w:val="003F41CF"/>
    <w:rsid w:val="003F54DD"/>
    <w:rsid w:val="003F5A53"/>
    <w:rsid w:val="003F5F50"/>
    <w:rsid w:val="003F64E4"/>
    <w:rsid w:val="00400212"/>
    <w:rsid w:val="00402D99"/>
    <w:rsid w:val="00406344"/>
    <w:rsid w:val="00406575"/>
    <w:rsid w:val="00406F9C"/>
    <w:rsid w:val="00414893"/>
    <w:rsid w:val="00415C1A"/>
    <w:rsid w:val="0041622C"/>
    <w:rsid w:val="00420385"/>
    <w:rsid w:val="00420BDE"/>
    <w:rsid w:val="00423F36"/>
    <w:rsid w:val="004242EB"/>
    <w:rsid w:val="00425F7E"/>
    <w:rsid w:val="00426126"/>
    <w:rsid w:val="0042756B"/>
    <w:rsid w:val="00430436"/>
    <w:rsid w:val="0043108D"/>
    <w:rsid w:val="004322CE"/>
    <w:rsid w:val="004328CF"/>
    <w:rsid w:val="004331F4"/>
    <w:rsid w:val="00434638"/>
    <w:rsid w:val="00435C80"/>
    <w:rsid w:val="004367B7"/>
    <w:rsid w:val="00436D18"/>
    <w:rsid w:val="00442F70"/>
    <w:rsid w:val="0044405B"/>
    <w:rsid w:val="004448E7"/>
    <w:rsid w:val="004456AF"/>
    <w:rsid w:val="00445843"/>
    <w:rsid w:val="00445B50"/>
    <w:rsid w:val="004465FA"/>
    <w:rsid w:val="0045300C"/>
    <w:rsid w:val="0045443D"/>
    <w:rsid w:val="004545C7"/>
    <w:rsid w:val="00454BB6"/>
    <w:rsid w:val="00454D62"/>
    <w:rsid w:val="004557D0"/>
    <w:rsid w:val="00457199"/>
    <w:rsid w:val="00457572"/>
    <w:rsid w:val="00460DD9"/>
    <w:rsid w:val="00460F1D"/>
    <w:rsid w:val="00462520"/>
    <w:rsid w:val="00464276"/>
    <w:rsid w:val="00466C85"/>
    <w:rsid w:val="00474CD8"/>
    <w:rsid w:val="004751E6"/>
    <w:rsid w:val="00477353"/>
    <w:rsid w:val="00477E3B"/>
    <w:rsid w:val="00480510"/>
    <w:rsid w:val="00480F20"/>
    <w:rsid w:val="00481488"/>
    <w:rsid w:val="004838D6"/>
    <w:rsid w:val="00483F03"/>
    <w:rsid w:val="004850E9"/>
    <w:rsid w:val="0048680B"/>
    <w:rsid w:val="00487B9E"/>
    <w:rsid w:val="004913D0"/>
    <w:rsid w:val="0049170E"/>
    <w:rsid w:val="004938CE"/>
    <w:rsid w:val="00495FCD"/>
    <w:rsid w:val="004976BF"/>
    <w:rsid w:val="004A21A1"/>
    <w:rsid w:val="004A2B61"/>
    <w:rsid w:val="004A4216"/>
    <w:rsid w:val="004A4766"/>
    <w:rsid w:val="004A64BB"/>
    <w:rsid w:val="004A66B1"/>
    <w:rsid w:val="004A7467"/>
    <w:rsid w:val="004B44AE"/>
    <w:rsid w:val="004B4AB3"/>
    <w:rsid w:val="004C1720"/>
    <w:rsid w:val="004C36B9"/>
    <w:rsid w:val="004C4AC1"/>
    <w:rsid w:val="004C4BDF"/>
    <w:rsid w:val="004C75FB"/>
    <w:rsid w:val="004D01CF"/>
    <w:rsid w:val="004D05D7"/>
    <w:rsid w:val="004D0B7D"/>
    <w:rsid w:val="004D0EBC"/>
    <w:rsid w:val="004D3071"/>
    <w:rsid w:val="004D3BEF"/>
    <w:rsid w:val="004D56B5"/>
    <w:rsid w:val="004D752A"/>
    <w:rsid w:val="004D78FE"/>
    <w:rsid w:val="004E20BF"/>
    <w:rsid w:val="004E353B"/>
    <w:rsid w:val="004E489F"/>
    <w:rsid w:val="004F16F9"/>
    <w:rsid w:val="004F3BDE"/>
    <w:rsid w:val="004F4868"/>
    <w:rsid w:val="004F4DEA"/>
    <w:rsid w:val="00501DB9"/>
    <w:rsid w:val="0050453B"/>
    <w:rsid w:val="0050765F"/>
    <w:rsid w:val="00510103"/>
    <w:rsid w:val="0051149B"/>
    <w:rsid w:val="00511D01"/>
    <w:rsid w:val="0051223E"/>
    <w:rsid w:val="00514503"/>
    <w:rsid w:val="00514B00"/>
    <w:rsid w:val="00521FCC"/>
    <w:rsid w:val="00522998"/>
    <w:rsid w:val="00524782"/>
    <w:rsid w:val="0052543D"/>
    <w:rsid w:val="0052575E"/>
    <w:rsid w:val="005272CF"/>
    <w:rsid w:val="00531B27"/>
    <w:rsid w:val="00531C67"/>
    <w:rsid w:val="005325EF"/>
    <w:rsid w:val="0053352E"/>
    <w:rsid w:val="0053367D"/>
    <w:rsid w:val="00535E2F"/>
    <w:rsid w:val="00537274"/>
    <w:rsid w:val="00540BF6"/>
    <w:rsid w:val="00542D63"/>
    <w:rsid w:val="005475FB"/>
    <w:rsid w:val="0055218B"/>
    <w:rsid w:val="005523A9"/>
    <w:rsid w:val="00554494"/>
    <w:rsid w:val="0056192F"/>
    <w:rsid w:val="00564702"/>
    <w:rsid w:val="005651C9"/>
    <w:rsid w:val="00565D7D"/>
    <w:rsid w:val="00566975"/>
    <w:rsid w:val="005703B1"/>
    <w:rsid w:val="00570522"/>
    <w:rsid w:val="00572111"/>
    <w:rsid w:val="005741F4"/>
    <w:rsid w:val="00574AFD"/>
    <w:rsid w:val="005753B3"/>
    <w:rsid w:val="00575F23"/>
    <w:rsid w:val="00581C2B"/>
    <w:rsid w:val="00582FEC"/>
    <w:rsid w:val="005842BA"/>
    <w:rsid w:val="00584886"/>
    <w:rsid w:val="005848AB"/>
    <w:rsid w:val="00584E50"/>
    <w:rsid w:val="0058500A"/>
    <w:rsid w:val="00586417"/>
    <w:rsid w:val="00587350"/>
    <w:rsid w:val="005875C0"/>
    <w:rsid w:val="00587BEB"/>
    <w:rsid w:val="00587E2E"/>
    <w:rsid w:val="00595BE3"/>
    <w:rsid w:val="005A03FB"/>
    <w:rsid w:val="005A1F67"/>
    <w:rsid w:val="005A3EA9"/>
    <w:rsid w:val="005A5180"/>
    <w:rsid w:val="005A64B7"/>
    <w:rsid w:val="005A69F4"/>
    <w:rsid w:val="005A71DD"/>
    <w:rsid w:val="005B487D"/>
    <w:rsid w:val="005B6AFE"/>
    <w:rsid w:val="005C3FE9"/>
    <w:rsid w:val="005C5C35"/>
    <w:rsid w:val="005C621F"/>
    <w:rsid w:val="005D02AF"/>
    <w:rsid w:val="005D1915"/>
    <w:rsid w:val="005D28B4"/>
    <w:rsid w:val="005D46F2"/>
    <w:rsid w:val="005D52A8"/>
    <w:rsid w:val="005D5F43"/>
    <w:rsid w:val="005D6242"/>
    <w:rsid w:val="005D6A9F"/>
    <w:rsid w:val="005D74B7"/>
    <w:rsid w:val="005E048E"/>
    <w:rsid w:val="005E3A43"/>
    <w:rsid w:val="005E5EC7"/>
    <w:rsid w:val="005E6585"/>
    <w:rsid w:val="005E7FE0"/>
    <w:rsid w:val="005F1CF7"/>
    <w:rsid w:val="005F3225"/>
    <w:rsid w:val="005F7B4C"/>
    <w:rsid w:val="00601DF4"/>
    <w:rsid w:val="00602D65"/>
    <w:rsid w:val="00607653"/>
    <w:rsid w:val="00610012"/>
    <w:rsid w:val="00610678"/>
    <w:rsid w:val="00611079"/>
    <w:rsid w:val="00616C4A"/>
    <w:rsid w:val="00621B82"/>
    <w:rsid w:val="006237A9"/>
    <w:rsid w:val="00624875"/>
    <w:rsid w:val="0062754C"/>
    <w:rsid w:val="00627AB8"/>
    <w:rsid w:val="00627F19"/>
    <w:rsid w:val="006309D0"/>
    <w:rsid w:val="00630A35"/>
    <w:rsid w:val="00633CC8"/>
    <w:rsid w:val="006365A6"/>
    <w:rsid w:val="00640351"/>
    <w:rsid w:val="00641D05"/>
    <w:rsid w:val="006424F3"/>
    <w:rsid w:val="00643297"/>
    <w:rsid w:val="00645582"/>
    <w:rsid w:val="006455DE"/>
    <w:rsid w:val="006519E9"/>
    <w:rsid w:val="006522C2"/>
    <w:rsid w:val="00652857"/>
    <w:rsid w:val="00652B91"/>
    <w:rsid w:val="00653FC2"/>
    <w:rsid w:val="00655362"/>
    <w:rsid w:val="00656AE6"/>
    <w:rsid w:val="00657B56"/>
    <w:rsid w:val="0066020B"/>
    <w:rsid w:val="0066034F"/>
    <w:rsid w:val="00660B64"/>
    <w:rsid w:val="0066191E"/>
    <w:rsid w:val="00662648"/>
    <w:rsid w:val="0066304D"/>
    <w:rsid w:val="00665400"/>
    <w:rsid w:val="00665EB8"/>
    <w:rsid w:val="006666E5"/>
    <w:rsid w:val="00667598"/>
    <w:rsid w:val="006727A0"/>
    <w:rsid w:val="00672A6E"/>
    <w:rsid w:val="00675C2F"/>
    <w:rsid w:val="006767BC"/>
    <w:rsid w:val="0067708F"/>
    <w:rsid w:val="0068011F"/>
    <w:rsid w:val="0068147D"/>
    <w:rsid w:val="00684087"/>
    <w:rsid w:val="00685E1C"/>
    <w:rsid w:val="00690443"/>
    <w:rsid w:val="00692B80"/>
    <w:rsid w:val="0069413C"/>
    <w:rsid w:val="00694DF0"/>
    <w:rsid w:val="00695147"/>
    <w:rsid w:val="00695C05"/>
    <w:rsid w:val="00696262"/>
    <w:rsid w:val="006A1BD1"/>
    <w:rsid w:val="006A2174"/>
    <w:rsid w:val="006A28B9"/>
    <w:rsid w:val="006A2FB1"/>
    <w:rsid w:val="006A2FD2"/>
    <w:rsid w:val="006A338F"/>
    <w:rsid w:val="006A3626"/>
    <w:rsid w:val="006A3A1D"/>
    <w:rsid w:val="006A57F2"/>
    <w:rsid w:val="006A6FAF"/>
    <w:rsid w:val="006B1A7D"/>
    <w:rsid w:val="006B2098"/>
    <w:rsid w:val="006B2783"/>
    <w:rsid w:val="006B508E"/>
    <w:rsid w:val="006B56D5"/>
    <w:rsid w:val="006B73C8"/>
    <w:rsid w:val="006C02DD"/>
    <w:rsid w:val="006C1D32"/>
    <w:rsid w:val="006C26DC"/>
    <w:rsid w:val="006C3AE6"/>
    <w:rsid w:val="006C4B04"/>
    <w:rsid w:val="006C5FD8"/>
    <w:rsid w:val="006C6082"/>
    <w:rsid w:val="006C6CD1"/>
    <w:rsid w:val="006C761D"/>
    <w:rsid w:val="006D110F"/>
    <w:rsid w:val="006D2BE3"/>
    <w:rsid w:val="006D3278"/>
    <w:rsid w:val="006D3F70"/>
    <w:rsid w:val="006D6E16"/>
    <w:rsid w:val="006D79BD"/>
    <w:rsid w:val="006E0595"/>
    <w:rsid w:val="006E05DA"/>
    <w:rsid w:val="006E13B2"/>
    <w:rsid w:val="006E1B83"/>
    <w:rsid w:val="006E216F"/>
    <w:rsid w:val="006E299C"/>
    <w:rsid w:val="006E6C17"/>
    <w:rsid w:val="006F0AF4"/>
    <w:rsid w:val="006F16A8"/>
    <w:rsid w:val="006F3C70"/>
    <w:rsid w:val="006F44DD"/>
    <w:rsid w:val="006F4916"/>
    <w:rsid w:val="006F4D15"/>
    <w:rsid w:val="006F5A61"/>
    <w:rsid w:val="0070039F"/>
    <w:rsid w:val="00702BDE"/>
    <w:rsid w:val="007030CB"/>
    <w:rsid w:val="007041DA"/>
    <w:rsid w:val="0070480E"/>
    <w:rsid w:val="0071014F"/>
    <w:rsid w:val="007106E3"/>
    <w:rsid w:val="007137DE"/>
    <w:rsid w:val="00713B37"/>
    <w:rsid w:val="00715945"/>
    <w:rsid w:val="007177A7"/>
    <w:rsid w:val="00717DBE"/>
    <w:rsid w:val="00721C5A"/>
    <w:rsid w:val="007245B7"/>
    <w:rsid w:val="007254FC"/>
    <w:rsid w:val="00725766"/>
    <w:rsid w:val="00727D7F"/>
    <w:rsid w:val="00730515"/>
    <w:rsid w:val="007310AD"/>
    <w:rsid w:val="00731131"/>
    <w:rsid w:val="00731EC1"/>
    <w:rsid w:val="00732668"/>
    <w:rsid w:val="00732CCC"/>
    <w:rsid w:val="00735473"/>
    <w:rsid w:val="007358B4"/>
    <w:rsid w:val="007358EE"/>
    <w:rsid w:val="00735FAF"/>
    <w:rsid w:val="0073629C"/>
    <w:rsid w:val="0073647E"/>
    <w:rsid w:val="0074113A"/>
    <w:rsid w:val="007443FE"/>
    <w:rsid w:val="0074470D"/>
    <w:rsid w:val="00744D6D"/>
    <w:rsid w:val="0074544C"/>
    <w:rsid w:val="00747BF9"/>
    <w:rsid w:val="00750D22"/>
    <w:rsid w:val="00751F47"/>
    <w:rsid w:val="007520D6"/>
    <w:rsid w:val="00752A65"/>
    <w:rsid w:val="007544B0"/>
    <w:rsid w:val="00756315"/>
    <w:rsid w:val="00757CEC"/>
    <w:rsid w:val="0076210C"/>
    <w:rsid w:val="007654A5"/>
    <w:rsid w:val="00770FFA"/>
    <w:rsid w:val="007757B1"/>
    <w:rsid w:val="007813EC"/>
    <w:rsid w:val="00782D41"/>
    <w:rsid w:val="00784EB0"/>
    <w:rsid w:val="007852A4"/>
    <w:rsid w:val="00785527"/>
    <w:rsid w:val="00785E45"/>
    <w:rsid w:val="00786FE4"/>
    <w:rsid w:val="00792EAF"/>
    <w:rsid w:val="007932C2"/>
    <w:rsid w:val="0079371B"/>
    <w:rsid w:val="007969FA"/>
    <w:rsid w:val="00797D77"/>
    <w:rsid w:val="007A0647"/>
    <w:rsid w:val="007A449E"/>
    <w:rsid w:val="007A4EAE"/>
    <w:rsid w:val="007A5FED"/>
    <w:rsid w:val="007A6F26"/>
    <w:rsid w:val="007B0652"/>
    <w:rsid w:val="007B0CD5"/>
    <w:rsid w:val="007B0EAE"/>
    <w:rsid w:val="007B1B67"/>
    <w:rsid w:val="007B1EF2"/>
    <w:rsid w:val="007B2819"/>
    <w:rsid w:val="007C4EAA"/>
    <w:rsid w:val="007C557E"/>
    <w:rsid w:val="007D100B"/>
    <w:rsid w:val="007D39CD"/>
    <w:rsid w:val="007D7C74"/>
    <w:rsid w:val="007E2A7E"/>
    <w:rsid w:val="007E311E"/>
    <w:rsid w:val="007E48E2"/>
    <w:rsid w:val="007E5541"/>
    <w:rsid w:val="007E7810"/>
    <w:rsid w:val="007E7DA3"/>
    <w:rsid w:val="007F04E2"/>
    <w:rsid w:val="007F0893"/>
    <w:rsid w:val="007F2D01"/>
    <w:rsid w:val="007F3683"/>
    <w:rsid w:val="007F6679"/>
    <w:rsid w:val="007F76C6"/>
    <w:rsid w:val="007F7B40"/>
    <w:rsid w:val="00801578"/>
    <w:rsid w:val="00806AC1"/>
    <w:rsid w:val="0081168B"/>
    <w:rsid w:val="00814BBA"/>
    <w:rsid w:val="00815DA7"/>
    <w:rsid w:val="00817FC3"/>
    <w:rsid w:val="008275D0"/>
    <w:rsid w:val="00831EE8"/>
    <w:rsid w:val="0083297D"/>
    <w:rsid w:val="008333EF"/>
    <w:rsid w:val="00834906"/>
    <w:rsid w:val="0083610F"/>
    <w:rsid w:val="00840FEF"/>
    <w:rsid w:val="0084389D"/>
    <w:rsid w:val="00843D5E"/>
    <w:rsid w:val="008453F5"/>
    <w:rsid w:val="00846B72"/>
    <w:rsid w:val="00847829"/>
    <w:rsid w:val="00847ACC"/>
    <w:rsid w:val="00847B4C"/>
    <w:rsid w:val="0085262A"/>
    <w:rsid w:val="008541EE"/>
    <w:rsid w:val="00855B37"/>
    <w:rsid w:val="0086351F"/>
    <w:rsid w:val="00866E54"/>
    <w:rsid w:val="00866E9C"/>
    <w:rsid w:val="008671C3"/>
    <w:rsid w:val="00867D28"/>
    <w:rsid w:val="00870F8E"/>
    <w:rsid w:val="0087107A"/>
    <w:rsid w:val="00871A82"/>
    <w:rsid w:val="00874FCD"/>
    <w:rsid w:val="00876711"/>
    <w:rsid w:val="00876C6D"/>
    <w:rsid w:val="00877D61"/>
    <w:rsid w:val="0088097C"/>
    <w:rsid w:val="008826AB"/>
    <w:rsid w:val="00883F53"/>
    <w:rsid w:val="008844BE"/>
    <w:rsid w:val="00886F0E"/>
    <w:rsid w:val="00887413"/>
    <w:rsid w:val="008901D6"/>
    <w:rsid w:val="008919E5"/>
    <w:rsid w:val="00892C5C"/>
    <w:rsid w:val="00894030"/>
    <w:rsid w:val="00894517"/>
    <w:rsid w:val="008952CF"/>
    <w:rsid w:val="008959CE"/>
    <w:rsid w:val="0089634B"/>
    <w:rsid w:val="00897A6A"/>
    <w:rsid w:val="008A3F7B"/>
    <w:rsid w:val="008A5B83"/>
    <w:rsid w:val="008A7C54"/>
    <w:rsid w:val="008B0221"/>
    <w:rsid w:val="008B0F81"/>
    <w:rsid w:val="008B2BD1"/>
    <w:rsid w:val="008B311E"/>
    <w:rsid w:val="008B5623"/>
    <w:rsid w:val="008B5823"/>
    <w:rsid w:val="008C0A87"/>
    <w:rsid w:val="008C1927"/>
    <w:rsid w:val="008C4501"/>
    <w:rsid w:val="008C5D2C"/>
    <w:rsid w:val="008C61D8"/>
    <w:rsid w:val="008C75E5"/>
    <w:rsid w:val="008C77CB"/>
    <w:rsid w:val="008D164D"/>
    <w:rsid w:val="008D239B"/>
    <w:rsid w:val="008D262E"/>
    <w:rsid w:val="008D3C1B"/>
    <w:rsid w:val="008D4E51"/>
    <w:rsid w:val="008D5ABC"/>
    <w:rsid w:val="008E10B5"/>
    <w:rsid w:val="008E1253"/>
    <w:rsid w:val="008E34A2"/>
    <w:rsid w:val="008E356F"/>
    <w:rsid w:val="008E3694"/>
    <w:rsid w:val="008E5628"/>
    <w:rsid w:val="008F3603"/>
    <w:rsid w:val="008F44FC"/>
    <w:rsid w:val="008F4F94"/>
    <w:rsid w:val="008F531B"/>
    <w:rsid w:val="008F555F"/>
    <w:rsid w:val="008F5A2A"/>
    <w:rsid w:val="008F618C"/>
    <w:rsid w:val="008F6DA0"/>
    <w:rsid w:val="009030FD"/>
    <w:rsid w:val="009052BB"/>
    <w:rsid w:val="009053F9"/>
    <w:rsid w:val="00916E97"/>
    <w:rsid w:val="009224C3"/>
    <w:rsid w:val="00922B0C"/>
    <w:rsid w:val="009239F1"/>
    <w:rsid w:val="0092416E"/>
    <w:rsid w:val="009251D6"/>
    <w:rsid w:val="00925456"/>
    <w:rsid w:val="00926B67"/>
    <w:rsid w:val="00927223"/>
    <w:rsid w:val="00930B96"/>
    <w:rsid w:val="00933D00"/>
    <w:rsid w:val="00933DC7"/>
    <w:rsid w:val="009340DC"/>
    <w:rsid w:val="009403EE"/>
    <w:rsid w:val="00940FE5"/>
    <w:rsid w:val="00941B68"/>
    <w:rsid w:val="00941C05"/>
    <w:rsid w:val="00942465"/>
    <w:rsid w:val="009430F0"/>
    <w:rsid w:val="00944DE4"/>
    <w:rsid w:val="00946496"/>
    <w:rsid w:val="00947BE6"/>
    <w:rsid w:val="00950067"/>
    <w:rsid w:val="00951D5B"/>
    <w:rsid w:val="009539CF"/>
    <w:rsid w:val="00953F07"/>
    <w:rsid w:val="00954AE7"/>
    <w:rsid w:val="0095753D"/>
    <w:rsid w:val="00957EDB"/>
    <w:rsid w:val="0096133E"/>
    <w:rsid w:val="0096197D"/>
    <w:rsid w:val="00961B66"/>
    <w:rsid w:val="00962F6A"/>
    <w:rsid w:val="00971203"/>
    <w:rsid w:val="00972B4A"/>
    <w:rsid w:val="00973AC7"/>
    <w:rsid w:val="0097750C"/>
    <w:rsid w:val="00982717"/>
    <w:rsid w:val="00982FC5"/>
    <w:rsid w:val="00986091"/>
    <w:rsid w:val="009907A1"/>
    <w:rsid w:val="00990F3E"/>
    <w:rsid w:val="009930D9"/>
    <w:rsid w:val="00996C8F"/>
    <w:rsid w:val="009A3634"/>
    <w:rsid w:val="009A3A05"/>
    <w:rsid w:val="009A52B5"/>
    <w:rsid w:val="009A56D5"/>
    <w:rsid w:val="009B0308"/>
    <w:rsid w:val="009B0DEC"/>
    <w:rsid w:val="009B23B5"/>
    <w:rsid w:val="009B27E6"/>
    <w:rsid w:val="009B357A"/>
    <w:rsid w:val="009B3AF9"/>
    <w:rsid w:val="009B4B8E"/>
    <w:rsid w:val="009B52AC"/>
    <w:rsid w:val="009B6861"/>
    <w:rsid w:val="009B6F58"/>
    <w:rsid w:val="009B7A67"/>
    <w:rsid w:val="009C05F0"/>
    <w:rsid w:val="009C0A5B"/>
    <w:rsid w:val="009C1260"/>
    <w:rsid w:val="009C12A3"/>
    <w:rsid w:val="009C2274"/>
    <w:rsid w:val="009C2EC8"/>
    <w:rsid w:val="009C3326"/>
    <w:rsid w:val="009C39F3"/>
    <w:rsid w:val="009C5E22"/>
    <w:rsid w:val="009C66E0"/>
    <w:rsid w:val="009D13DF"/>
    <w:rsid w:val="009D1A13"/>
    <w:rsid w:val="009D2D23"/>
    <w:rsid w:val="009D496F"/>
    <w:rsid w:val="009D6149"/>
    <w:rsid w:val="009D6676"/>
    <w:rsid w:val="009D6CB3"/>
    <w:rsid w:val="009D6F0C"/>
    <w:rsid w:val="009E017D"/>
    <w:rsid w:val="009E14E9"/>
    <w:rsid w:val="009E4D15"/>
    <w:rsid w:val="009E5FC9"/>
    <w:rsid w:val="009E616E"/>
    <w:rsid w:val="009E7D6B"/>
    <w:rsid w:val="009F0DCF"/>
    <w:rsid w:val="009F1658"/>
    <w:rsid w:val="009F16A4"/>
    <w:rsid w:val="009F291B"/>
    <w:rsid w:val="009F5B91"/>
    <w:rsid w:val="009F657F"/>
    <w:rsid w:val="009F7B3F"/>
    <w:rsid w:val="00A003AC"/>
    <w:rsid w:val="00A039BE"/>
    <w:rsid w:val="00A052E5"/>
    <w:rsid w:val="00A065A7"/>
    <w:rsid w:val="00A075F5"/>
    <w:rsid w:val="00A07B53"/>
    <w:rsid w:val="00A123C0"/>
    <w:rsid w:val="00A1291C"/>
    <w:rsid w:val="00A14295"/>
    <w:rsid w:val="00A147F5"/>
    <w:rsid w:val="00A22DDD"/>
    <w:rsid w:val="00A23912"/>
    <w:rsid w:val="00A2449C"/>
    <w:rsid w:val="00A270C8"/>
    <w:rsid w:val="00A30C00"/>
    <w:rsid w:val="00A31478"/>
    <w:rsid w:val="00A33DC5"/>
    <w:rsid w:val="00A35C7C"/>
    <w:rsid w:val="00A36F9D"/>
    <w:rsid w:val="00A40B8E"/>
    <w:rsid w:val="00A41935"/>
    <w:rsid w:val="00A41D31"/>
    <w:rsid w:val="00A4782C"/>
    <w:rsid w:val="00A52870"/>
    <w:rsid w:val="00A52CE1"/>
    <w:rsid w:val="00A540D4"/>
    <w:rsid w:val="00A5503A"/>
    <w:rsid w:val="00A56B55"/>
    <w:rsid w:val="00A56FC7"/>
    <w:rsid w:val="00A610D4"/>
    <w:rsid w:val="00A620DA"/>
    <w:rsid w:val="00A6377E"/>
    <w:rsid w:val="00A65E5D"/>
    <w:rsid w:val="00A67494"/>
    <w:rsid w:val="00A72322"/>
    <w:rsid w:val="00A75585"/>
    <w:rsid w:val="00A774E6"/>
    <w:rsid w:val="00A82FF2"/>
    <w:rsid w:val="00A833B2"/>
    <w:rsid w:val="00A840B8"/>
    <w:rsid w:val="00A85305"/>
    <w:rsid w:val="00A90F3D"/>
    <w:rsid w:val="00A93B40"/>
    <w:rsid w:val="00A959BF"/>
    <w:rsid w:val="00AA31EE"/>
    <w:rsid w:val="00AA5E3E"/>
    <w:rsid w:val="00AA787A"/>
    <w:rsid w:val="00AB0FF8"/>
    <w:rsid w:val="00AB26A5"/>
    <w:rsid w:val="00AB2E69"/>
    <w:rsid w:val="00AB3421"/>
    <w:rsid w:val="00AB3FAF"/>
    <w:rsid w:val="00AC0564"/>
    <w:rsid w:val="00AC0794"/>
    <w:rsid w:val="00AC0E2A"/>
    <w:rsid w:val="00AC3989"/>
    <w:rsid w:val="00AC5E74"/>
    <w:rsid w:val="00AC70E7"/>
    <w:rsid w:val="00AC71C9"/>
    <w:rsid w:val="00AD1052"/>
    <w:rsid w:val="00AD51F0"/>
    <w:rsid w:val="00AD7B45"/>
    <w:rsid w:val="00AE0458"/>
    <w:rsid w:val="00AE0899"/>
    <w:rsid w:val="00AE1EAA"/>
    <w:rsid w:val="00AE1EE9"/>
    <w:rsid w:val="00AE3270"/>
    <w:rsid w:val="00AE3280"/>
    <w:rsid w:val="00AF0D7C"/>
    <w:rsid w:val="00AF1637"/>
    <w:rsid w:val="00AF266E"/>
    <w:rsid w:val="00AF3B78"/>
    <w:rsid w:val="00AF40D6"/>
    <w:rsid w:val="00AF53F7"/>
    <w:rsid w:val="00AF5B9B"/>
    <w:rsid w:val="00B010B6"/>
    <w:rsid w:val="00B01E6D"/>
    <w:rsid w:val="00B020EE"/>
    <w:rsid w:val="00B03A85"/>
    <w:rsid w:val="00B041F6"/>
    <w:rsid w:val="00B054CB"/>
    <w:rsid w:val="00B10A28"/>
    <w:rsid w:val="00B12A12"/>
    <w:rsid w:val="00B13D89"/>
    <w:rsid w:val="00B1492C"/>
    <w:rsid w:val="00B20348"/>
    <w:rsid w:val="00B210A9"/>
    <w:rsid w:val="00B216A6"/>
    <w:rsid w:val="00B23D6F"/>
    <w:rsid w:val="00B24686"/>
    <w:rsid w:val="00B271FE"/>
    <w:rsid w:val="00B31B40"/>
    <w:rsid w:val="00B32DB6"/>
    <w:rsid w:val="00B32FD1"/>
    <w:rsid w:val="00B34828"/>
    <w:rsid w:val="00B365C6"/>
    <w:rsid w:val="00B40590"/>
    <w:rsid w:val="00B407D0"/>
    <w:rsid w:val="00B41E51"/>
    <w:rsid w:val="00B42610"/>
    <w:rsid w:val="00B434C9"/>
    <w:rsid w:val="00B43652"/>
    <w:rsid w:val="00B43D21"/>
    <w:rsid w:val="00B440AA"/>
    <w:rsid w:val="00B46966"/>
    <w:rsid w:val="00B477C5"/>
    <w:rsid w:val="00B5012C"/>
    <w:rsid w:val="00B506B7"/>
    <w:rsid w:val="00B53437"/>
    <w:rsid w:val="00B56B3D"/>
    <w:rsid w:val="00B56B96"/>
    <w:rsid w:val="00B60D8C"/>
    <w:rsid w:val="00B61B81"/>
    <w:rsid w:val="00B64651"/>
    <w:rsid w:val="00B67EF7"/>
    <w:rsid w:val="00B703A9"/>
    <w:rsid w:val="00B7302D"/>
    <w:rsid w:val="00B73BD4"/>
    <w:rsid w:val="00B73E96"/>
    <w:rsid w:val="00B77E2C"/>
    <w:rsid w:val="00B803EC"/>
    <w:rsid w:val="00B81C22"/>
    <w:rsid w:val="00B85598"/>
    <w:rsid w:val="00B870A8"/>
    <w:rsid w:val="00B8732C"/>
    <w:rsid w:val="00B91344"/>
    <w:rsid w:val="00B924A0"/>
    <w:rsid w:val="00B9444F"/>
    <w:rsid w:val="00B97B50"/>
    <w:rsid w:val="00BA203B"/>
    <w:rsid w:val="00BA2640"/>
    <w:rsid w:val="00BA3400"/>
    <w:rsid w:val="00BA4C39"/>
    <w:rsid w:val="00BA678F"/>
    <w:rsid w:val="00BB2FAD"/>
    <w:rsid w:val="00BB5A38"/>
    <w:rsid w:val="00BC280C"/>
    <w:rsid w:val="00BD0E81"/>
    <w:rsid w:val="00BD1EDC"/>
    <w:rsid w:val="00BD360C"/>
    <w:rsid w:val="00BD5D07"/>
    <w:rsid w:val="00BD7ABC"/>
    <w:rsid w:val="00BD7E51"/>
    <w:rsid w:val="00BE0AC9"/>
    <w:rsid w:val="00BE164B"/>
    <w:rsid w:val="00BE3AEF"/>
    <w:rsid w:val="00BE5E04"/>
    <w:rsid w:val="00BE6192"/>
    <w:rsid w:val="00BE6CD5"/>
    <w:rsid w:val="00BF0AFB"/>
    <w:rsid w:val="00BF687F"/>
    <w:rsid w:val="00C000DB"/>
    <w:rsid w:val="00C009F4"/>
    <w:rsid w:val="00C00D1E"/>
    <w:rsid w:val="00C044A5"/>
    <w:rsid w:val="00C07B7B"/>
    <w:rsid w:val="00C14BA2"/>
    <w:rsid w:val="00C1508A"/>
    <w:rsid w:val="00C15BE5"/>
    <w:rsid w:val="00C166E3"/>
    <w:rsid w:val="00C17A96"/>
    <w:rsid w:val="00C17E6D"/>
    <w:rsid w:val="00C209FD"/>
    <w:rsid w:val="00C20A82"/>
    <w:rsid w:val="00C20F9D"/>
    <w:rsid w:val="00C20FCD"/>
    <w:rsid w:val="00C41127"/>
    <w:rsid w:val="00C427C7"/>
    <w:rsid w:val="00C45B77"/>
    <w:rsid w:val="00C45FAC"/>
    <w:rsid w:val="00C51C33"/>
    <w:rsid w:val="00C534F2"/>
    <w:rsid w:val="00C5371B"/>
    <w:rsid w:val="00C5387D"/>
    <w:rsid w:val="00C546F0"/>
    <w:rsid w:val="00C54A67"/>
    <w:rsid w:val="00C61CE6"/>
    <w:rsid w:val="00C62760"/>
    <w:rsid w:val="00C62CD7"/>
    <w:rsid w:val="00C65D25"/>
    <w:rsid w:val="00C67C7F"/>
    <w:rsid w:val="00C70B46"/>
    <w:rsid w:val="00C70EB5"/>
    <w:rsid w:val="00C70EB6"/>
    <w:rsid w:val="00C71259"/>
    <w:rsid w:val="00C71301"/>
    <w:rsid w:val="00C73754"/>
    <w:rsid w:val="00C73E69"/>
    <w:rsid w:val="00C74A23"/>
    <w:rsid w:val="00C7603E"/>
    <w:rsid w:val="00C814A5"/>
    <w:rsid w:val="00C8231D"/>
    <w:rsid w:val="00C8425A"/>
    <w:rsid w:val="00C85302"/>
    <w:rsid w:val="00C86CBD"/>
    <w:rsid w:val="00C87585"/>
    <w:rsid w:val="00C911B6"/>
    <w:rsid w:val="00C9175A"/>
    <w:rsid w:val="00C92400"/>
    <w:rsid w:val="00C9248E"/>
    <w:rsid w:val="00C92AA3"/>
    <w:rsid w:val="00C94507"/>
    <w:rsid w:val="00CA14A9"/>
    <w:rsid w:val="00CA18A1"/>
    <w:rsid w:val="00CA2341"/>
    <w:rsid w:val="00CA2CEB"/>
    <w:rsid w:val="00CA3CE5"/>
    <w:rsid w:val="00CA455E"/>
    <w:rsid w:val="00CA57CD"/>
    <w:rsid w:val="00CA5972"/>
    <w:rsid w:val="00CA59A9"/>
    <w:rsid w:val="00CA608F"/>
    <w:rsid w:val="00CB468D"/>
    <w:rsid w:val="00CB5292"/>
    <w:rsid w:val="00CB5347"/>
    <w:rsid w:val="00CC10F2"/>
    <w:rsid w:val="00CC1F2C"/>
    <w:rsid w:val="00CC30F5"/>
    <w:rsid w:val="00CC3587"/>
    <w:rsid w:val="00CC58AA"/>
    <w:rsid w:val="00CC6BFC"/>
    <w:rsid w:val="00CC7061"/>
    <w:rsid w:val="00CC7E74"/>
    <w:rsid w:val="00CD1F3D"/>
    <w:rsid w:val="00CD20AF"/>
    <w:rsid w:val="00CD367D"/>
    <w:rsid w:val="00CD415D"/>
    <w:rsid w:val="00CD5B7B"/>
    <w:rsid w:val="00CD76C2"/>
    <w:rsid w:val="00CE07D1"/>
    <w:rsid w:val="00CE0FF4"/>
    <w:rsid w:val="00CE2672"/>
    <w:rsid w:val="00CE6934"/>
    <w:rsid w:val="00CE6962"/>
    <w:rsid w:val="00CF5F4A"/>
    <w:rsid w:val="00CF7B79"/>
    <w:rsid w:val="00CF7B8B"/>
    <w:rsid w:val="00D0006C"/>
    <w:rsid w:val="00D00ACB"/>
    <w:rsid w:val="00D01871"/>
    <w:rsid w:val="00D03402"/>
    <w:rsid w:val="00D03ED2"/>
    <w:rsid w:val="00D06157"/>
    <w:rsid w:val="00D074EC"/>
    <w:rsid w:val="00D07AA6"/>
    <w:rsid w:val="00D07AC8"/>
    <w:rsid w:val="00D07FFA"/>
    <w:rsid w:val="00D1057D"/>
    <w:rsid w:val="00D11917"/>
    <w:rsid w:val="00D12955"/>
    <w:rsid w:val="00D1426B"/>
    <w:rsid w:val="00D14D5E"/>
    <w:rsid w:val="00D15C35"/>
    <w:rsid w:val="00D17012"/>
    <w:rsid w:val="00D20898"/>
    <w:rsid w:val="00D22BA7"/>
    <w:rsid w:val="00D255AB"/>
    <w:rsid w:val="00D26A57"/>
    <w:rsid w:val="00D30A54"/>
    <w:rsid w:val="00D31C06"/>
    <w:rsid w:val="00D321E7"/>
    <w:rsid w:val="00D324F3"/>
    <w:rsid w:val="00D335F8"/>
    <w:rsid w:val="00D345E8"/>
    <w:rsid w:val="00D3792D"/>
    <w:rsid w:val="00D40990"/>
    <w:rsid w:val="00D41EDA"/>
    <w:rsid w:val="00D4297C"/>
    <w:rsid w:val="00D42DE2"/>
    <w:rsid w:val="00D42F05"/>
    <w:rsid w:val="00D43012"/>
    <w:rsid w:val="00D43D35"/>
    <w:rsid w:val="00D46619"/>
    <w:rsid w:val="00D47537"/>
    <w:rsid w:val="00D50366"/>
    <w:rsid w:val="00D51A9F"/>
    <w:rsid w:val="00D52973"/>
    <w:rsid w:val="00D535ED"/>
    <w:rsid w:val="00D53DA1"/>
    <w:rsid w:val="00D55FAF"/>
    <w:rsid w:val="00D60361"/>
    <w:rsid w:val="00D60970"/>
    <w:rsid w:val="00D6262C"/>
    <w:rsid w:val="00D64029"/>
    <w:rsid w:val="00D64EF2"/>
    <w:rsid w:val="00D657FB"/>
    <w:rsid w:val="00D67DE5"/>
    <w:rsid w:val="00D71BE9"/>
    <w:rsid w:val="00D71CA2"/>
    <w:rsid w:val="00D722DF"/>
    <w:rsid w:val="00D74E24"/>
    <w:rsid w:val="00D75587"/>
    <w:rsid w:val="00D77243"/>
    <w:rsid w:val="00D8080F"/>
    <w:rsid w:val="00D83B4F"/>
    <w:rsid w:val="00D85CED"/>
    <w:rsid w:val="00D8744C"/>
    <w:rsid w:val="00D91093"/>
    <w:rsid w:val="00D922C6"/>
    <w:rsid w:val="00D9251E"/>
    <w:rsid w:val="00D93DB9"/>
    <w:rsid w:val="00D954EA"/>
    <w:rsid w:val="00D96D46"/>
    <w:rsid w:val="00D975A7"/>
    <w:rsid w:val="00DA0B2F"/>
    <w:rsid w:val="00DA0B9A"/>
    <w:rsid w:val="00DA3B26"/>
    <w:rsid w:val="00DA3BB0"/>
    <w:rsid w:val="00DA6860"/>
    <w:rsid w:val="00DA722E"/>
    <w:rsid w:val="00DA734C"/>
    <w:rsid w:val="00DA79F5"/>
    <w:rsid w:val="00DB05A1"/>
    <w:rsid w:val="00DB0676"/>
    <w:rsid w:val="00DB0E75"/>
    <w:rsid w:val="00DB4F6E"/>
    <w:rsid w:val="00DB674C"/>
    <w:rsid w:val="00DB68A1"/>
    <w:rsid w:val="00DB69B3"/>
    <w:rsid w:val="00DB7E2E"/>
    <w:rsid w:val="00DC21B7"/>
    <w:rsid w:val="00DC3B3F"/>
    <w:rsid w:val="00DC4302"/>
    <w:rsid w:val="00DD03B8"/>
    <w:rsid w:val="00DD1B8A"/>
    <w:rsid w:val="00DD246E"/>
    <w:rsid w:val="00DD53D5"/>
    <w:rsid w:val="00DD7E04"/>
    <w:rsid w:val="00DD7F11"/>
    <w:rsid w:val="00DE2C1A"/>
    <w:rsid w:val="00DE2C7A"/>
    <w:rsid w:val="00DE397D"/>
    <w:rsid w:val="00DE3FF6"/>
    <w:rsid w:val="00DE48DD"/>
    <w:rsid w:val="00DE6D80"/>
    <w:rsid w:val="00DE744C"/>
    <w:rsid w:val="00DF07DE"/>
    <w:rsid w:val="00DF26BF"/>
    <w:rsid w:val="00DF2A7B"/>
    <w:rsid w:val="00DF2D15"/>
    <w:rsid w:val="00DF5A0E"/>
    <w:rsid w:val="00DF65C5"/>
    <w:rsid w:val="00E01736"/>
    <w:rsid w:val="00E04633"/>
    <w:rsid w:val="00E06774"/>
    <w:rsid w:val="00E0757C"/>
    <w:rsid w:val="00E10416"/>
    <w:rsid w:val="00E11912"/>
    <w:rsid w:val="00E11A14"/>
    <w:rsid w:val="00E11E63"/>
    <w:rsid w:val="00E12A64"/>
    <w:rsid w:val="00E14023"/>
    <w:rsid w:val="00E14A49"/>
    <w:rsid w:val="00E14C4E"/>
    <w:rsid w:val="00E150FE"/>
    <w:rsid w:val="00E15F4E"/>
    <w:rsid w:val="00E170B2"/>
    <w:rsid w:val="00E1765C"/>
    <w:rsid w:val="00E201C6"/>
    <w:rsid w:val="00E22BE2"/>
    <w:rsid w:val="00E22C05"/>
    <w:rsid w:val="00E23549"/>
    <w:rsid w:val="00E266C3"/>
    <w:rsid w:val="00E26E20"/>
    <w:rsid w:val="00E31B63"/>
    <w:rsid w:val="00E33C6F"/>
    <w:rsid w:val="00E3463E"/>
    <w:rsid w:val="00E34B2F"/>
    <w:rsid w:val="00E35FF4"/>
    <w:rsid w:val="00E42030"/>
    <w:rsid w:val="00E4406C"/>
    <w:rsid w:val="00E44DD8"/>
    <w:rsid w:val="00E475D6"/>
    <w:rsid w:val="00E5096B"/>
    <w:rsid w:val="00E5558F"/>
    <w:rsid w:val="00E55EC5"/>
    <w:rsid w:val="00E575C8"/>
    <w:rsid w:val="00E619C8"/>
    <w:rsid w:val="00E62FE0"/>
    <w:rsid w:val="00E66585"/>
    <w:rsid w:val="00E6659F"/>
    <w:rsid w:val="00E7043B"/>
    <w:rsid w:val="00E72319"/>
    <w:rsid w:val="00E73191"/>
    <w:rsid w:val="00E7443C"/>
    <w:rsid w:val="00E768BC"/>
    <w:rsid w:val="00E836EB"/>
    <w:rsid w:val="00E84052"/>
    <w:rsid w:val="00E8407E"/>
    <w:rsid w:val="00E841D9"/>
    <w:rsid w:val="00E84277"/>
    <w:rsid w:val="00E86AE8"/>
    <w:rsid w:val="00E8790D"/>
    <w:rsid w:val="00E902DE"/>
    <w:rsid w:val="00E913B6"/>
    <w:rsid w:val="00E918FB"/>
    <w:rsid w:val="00E92DBE"/>
    <w:rsid w:val="00E92E87"/>
    <w:rsid w:val="00E93821"/>
    <w:rsid w:val="00E95839"/>
    <w:rsid w:val="00EA030A"/>
    <w:rsid w:val="00EA2A12"/>
    <w:rsid w:val="00EA2E9C"/>
    <w:rsid w:val="00EA5709"/>
    <w:rsid w:val="00EA59F3"/>
    <w:rsid w:val="00EB02C5"/>
    <w:rsid w:val="00EB09FA"/>
    <w:rsid w:val="00EB0D3A"/>
    <w:rsid w:val="00EB18FA"/>
    <w:rsid w:val="00EB3274"/>
    <w:rsid w:val="00EC0427"/>
    <w:rsid w:val="00EC096F"/>
    <w:rsid w:val="00EC3291"/>
    <w:rsid w:val="00EC40CD"/>
    <w:rsid w:val="00EC4912"/>
    <w:rsid w:val="00EC5A40"/>
    <w:rsid w:val="00EC5FF0"/>
    <w:rsid w:val="00EC7B62"/>
    <w:rsid w:val="00ED18FE"/>
    <w:rsid w:val="00ED1F9B"/>
    <w:rsid w:val="00ED21DE"/>
    <w:rsid w:val="00ED251A"/>
    <w:rsid w:val="00ED2B00"/>
    <w:rsid w:val="00ED2C5D"/>
    <w:rsid w:val="00ED2C62"/>
    <w:rsid w:val="00ED2CEA"/>
    <w:rsid w:val="00ED2D53"/>
    <w:rsid w:val="00ED4782"/>
    <w:rsid w:val="00ED4C25"/>
    <w:rsid w:val="00EE183D"/>
    <w:rsid w:val="00EE281F"/>
    <w:rsid w:val="00EE32AD"/>
    <w:rsid w:val="00EE42E6"/>
    <w:rsid w:val="00EE4477"/>
    <w:rsid w:val="00EE4FF9"/>
    <w:rsid w:val="00EE5112"/>
    <w:rsid w:val="00EE5E62"/>
    <w:rsid w:val="00EF09DB"/>
    <w:rsid w:val="00EF0D26"/>
    <w:rsid w:val="00EF193C"/>
    <w:rsid w:val="00EF42D7"/>
    <w:rsid w:val="00EF6196"/>
    <w:rsid w:val="00EF70C3"/>
    <w:rsid w:val="00EF738D"/>
    <w:rsid w:val="00F010EC"/>
    <w:rsid w:val="00F016F1"/>
    <w:rsid w:val="00F02B58"/>
    <w:rsid w:val="00F03304"/>
    <w:rsid w:val="00F03C5C"/>
    <w:rsid w:val="00F068B3"/>
    <w:rsid w:val="00F07BF9"/>
    <w:rsid w:val="00F11D8C"/>
    <w:rsid w:val="00F14DFF"/>
    <w:rsid w:val="00F165E7"/>
    <w:rsid w:val="00F200C7"/>
    <w:rsid w:val="00F2062F"/>
    <w:rsid w:val="00F22121"/>
    <w:rsid w:val="00F252D9"/>
    <w:rsid w:val="00F321A0"/>
    <w:rsid w:val="00F33B32"/>
    <w:rsid w:val="00F33C32"/>
    <w:rsid w:val="00F36138"/>
    <w:rsid w:val="00F41048"/>
    <w:rsid w:val="00F41151"/>
    <w:rsid w:val="00F41C2A"/>
    <w:rsid w:val="00F43058"/>
    <w:rsid w:val="00F44DD3"/>
    <w:rsid w:val="00F4642D"/>
    <w:rsid w:val="00F4645F"/>
    <w:rsid w:val="00F46A44"/>
    <w:rsid w:val="00F47906"/>
    <w:rsid w:val="00F5093E"/>
    <w:rsid w:val="00F532EB"/>
    <w:rsid w:val="00F53C58"/>
    <w:rsid w:val="00F54A72"/>
    <w:rsid w:val="00F55A32"/>
    <w:rsid w:val="00F55AA8"/>
    <w:rsid w:val="00F563E5"/>
    <w:rsid w:val="00F627E2"/>
    <w:rsid w:val="00F63368"/>
    <w:rsid w:val="00F63985"/>
    <w:rsid w:val="00F710D7"/>
    <w:rsid w:val="00F73434"/>
    <w:rsid w:val="00F735F1"/>
    <w:rsid w:val="00F73CE0"/>
    <w:rsid w:val="00F74274"/>
    <w:rsid w:val="00F758E7"/>
    <w:rsid w:val="00F75FC3"/>
    <w:rsid w:val="00F7689A"/>
    <w:rsid w:val="00F81030"/>
    <w:rsid w:val="00F81DD1"/>
    <w:rsid w:val="00F827F2"/>
    <w:rsid w:val="00F82C8F"/>
    <w:rsid w:val="00F83F00"/>
    <w:rsid w:val="00F8765E"/>
    <w:rsid w:val="00F91E4F"/>
    <w:rsid w:val="00F92707"/>
    <w:rsid w:val="00F92D81"/>
    <w:rsid w:val="00F93007"/>
    <w:rsid w:val="00F9381F"/>
    <w:rsid w:val="00F94C71"/>
    <w:rsid w:val="00F956D9"/>
    <w:rsid w:val="00F95D50"/>
    <w:rsid w:val="00F96162"/>
    <w:rsid w:val="00F9722B"/>
    <w:rsid w:val="00F975A7"/>
    <w:rsid w:val="00F976D5"/>
    <w:rsid w:val="00FA41B0"/>
    <w:rsid w:val="00FA44D8"/>
    <w:rsid w:val="00FA64A1"/>
    <w:rsid w:val="00FA661C"/>
    <w:rsid w:val="00FA76F4"/>
    <w:rsid w:val="00FB43FC"/>
    <w:rsid w:val="00FB5037"/>
    <w:rsid w:val="00FB5F31"/>
    <w:rsid w:val="00FB6833"/>
    <w:rsid w:val="00FC07FB"/>
    <w:rsid w:val="00FC1CC0"/>
    <w:rsid w:val="00FC1F23"/>
    <w:rsid w:val="00FC2A3F"/>
    <w:rsid w:val="00FC33B3"/>
    <w:rsid w:val="00FC3AB0"/>
    <w:rsid w:val="00FC3B97"/>
    <w:rsid w:val="00FC4517"/>
    <w:rsid w:val="00FC53DB"/>
    <w:rsid w:val="00FC62D0"/>
    <w:rsid w:val="00FC6AA7"/>
    <w:rsid w:val="00FD17B9"/>
    <w:rsid w:val="00FD26E7"/>
    <w:rsid w:val="00FD4563"/>
    <w:rsid w:val="00FD467E"/>
    <w:rsid w:val="00FD5276"/>
    <w:rsid w:val="00FD69D3"/>
    <w:rsid w:val="00FD6BDC"/>
    <w:rsid w:val="00FD7344"/>
    <w:rsid w:val="00FE1DEA"/>
    <w:rsid w:val="00FE20E0"/>
    <w:rsid w:val="00FE4E26"/>
    <w:rsid w:val="00FE6119"/>
    <w:rsid w:val="00FE7B46"/>
    <w:rsid w:val="00FF0BD1"/>
    <w:rsid w:val="00FF2146"/>
    <w:rsid w:val="00FF447A"/>
    <w:rsid w:val="00FF5832"/>
    <w:rsid w:val="00FF7E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464B04"/>
  <w15:docId w15:val="{2D429AC0-1BD4-48AD-AFB7-F8920AA9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1D33"/>
    <w:pPr>
      <w:widowControl w:val="0"/>
      <w:jc w:val="both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qFormat/>
    <w:rsid w:val="00F81030"/>
    <w:pPr>
      <w:numPr>
        <w:ilvl w:val="1"/>
      </w:numPr>
      <w:outlineLvl w:val="1"/>
    </w:pPr>
    <w:rPr>
      <w:sz w:val="22"/>
    </w:rPr>
  </w:style>
  <w:style w:type="paragraph" w:styleId="Ttulo3">
    <w:name w:val="heading 3"/>
    <w:basedOn w:val="Ttulo1"/>
    <w:next w:val="Normal"/>
    <w:link w:val="Ttulo3Car"/>
    <w:qFormat/>
    <w:rsid w:val="001B57DE"/>
    <w:pPr>
      <w:numPr>
        <w:ilvl w:val="2"/>
      </w:numPr>
      <w:outlineLvl w:val="2"/>
    </w:pPr>
    <w:rPr>
      <w:b w:val="0"/>
      <w:i/>
      <w:sz w:val="22"/>
    </w:rPr>
  </w:style>
  <w:style w:type="paragraph" w:styleId="Ttulo4">
    <w:name w:val="heading 4"/>
    <w:basedOn w:val="Ttulo1"/>
    <w:next w:val="Normal"/>
    <w:link w:val="Ttulo4Car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jc w:val="center"/>
    </w:pPr>
    <w:rPr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aliases w:val="encabezado,*Header,Cover Page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b/>
      <w:kern w:val="28"/>
      <w:sz w:val="32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1A82"/>
    <w:pPr>
      <w:tabs>
        <w:tab w:val="left" w:pos="540"/>
        <w:tab w:val="left" w:pos="1260"/>
      </w:tabs>
      <w:spacing w:after="120"/>
      <w:ind w:left="45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/>
    </w:pPr>
    <w:rPr>
      <w:sz w:val="24"/>
      <w:szCs w:val="24"/>
    </w:rPr>
  </w:style>
  <w:style w:type="paragraph" w:customStyle="1" w:styleId="tabletext0">
    <w:name w:val="tabletext"/>
    <w:basedOn w:val="Normal"/>
    <w:uiPriority w:val="99"/>
    <w:rsid w:val="00A1291C"/>
    <w:pPr>
      <w:widowControl/>
      <w:spacing w:after="120"/>
    </w:pPr>
    <w:rPr>
      <w:lang w:val="es-ES" w:eastAsia="es-ES"/>
    </w:rPr>
  </w:style>
  <w:style w:type="paragraph" w:customStyle="1" w:styleId="TextoEstndar">
    <w:name w:val="Texto Estándar"/>
    <w:basedOn w:val="Normal"/>
    <w:rsid w:val="00876C6D"/>
    <w:pPr>
      <w:widowControl/>
      <w:spacing w:after="120"/>
      <w:ind w:left="1077"/>
    </w:pPr>
    <w:rPr>
      <w:spacing w:val="-5"/>
      <w:lang w:val="es-ES_tradnl" w:eastAsia="es-ES"/>
    </w:rPr>
  </w:style>
  <w:style w:type="paragraph" w:customStyle="1" w:styleId="H1">
    <w:name w:val="H1"/>
    <w:basedOn w:val="Normal"/>
    <w:next w:val="Normal"/>
    <w:autoRedefine/>
    <w:rsid w:val="00DB674C"/>
    <w:pPr>
      <w:keepNext/>
      <w:widowControl/>
      <w:spacing w:before="100" w:after="100"/>
      <w:ind w:firstLine="708"/>
      <w:outlineLvl w:val="1"/>
    </w:pPr>
    <w:rPr>
      <w:rFonts w:ascii="Tahoma" w:hAnsi="Tahoma" w:cs="Tahoma"/>
      <w:b/>
      <w:snapToGrid w:val="0"/>
      <w:color w:val="FF0000"/>
      <w:kern w:val="36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F91E4F"/>
    <w:pPr>
      <w:widowControl/>
      <w:spacing w:before="100" w:beforeAutospacing="1" w:after="100" w:afterAutospacing="1"/>
    </w:pPr>
    <w:rPr>
      <w:sz w:val="24"/>
      <w:szCs w:val="24"/>
      <w:lang w:val="es-ES" w:eastAsia="es-ES"/>
    </w:rPr>
  </w:style>
  <w:style w:type="paragraph" w:customStyle="1" w:styleId="infoblue00">
    <w:name w:val="infoblue0"/>
    <w:basedOn w:val="Normal"/>
    <w:rsid w:val="00F91E4F"/>
    <w:pPr>
      <w:widowControl/>
      <w:spacing w:after="120"/>
      <w:ind w:left="720"/>
    </w:pPr>
    <w:rPr>
      <w:i/>
      <w:iCs/>
      <w:color w:val="0000FF"/>
      <w:lang w:val="es-ES" w:eastAsia="es-ES"/>
    </w:rPr>
  </w:style>
  <w:style w:type="table" w:styleId="Tablaconcuadrcula">
    <w:name w:val="Table Grid"/>
    <w:basedOn w:val="Tablanormal"/>
    <w:rsid w:val="00D60361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CC3587"/>
    <w:rPr>
      <w:sz w:val="16"/>
      <w:szCs w:val="16"/>
    </w:rPr>
  </w:style>
  <w:style w:type="paragraph" w:styleId="Textocomentario">
    <w:name w:val="annotation text"/>
    <w:basedOn w:val="Normal"/>
    <w:semiHidden/>
    <w:rsid w:val="00CC3587"/>
  </w:style>
  <w:style w:type="paragraph" w:styleId="Asuntodelcomentario">
    <w:name w:val="annotation subject"/>
    <w:basedOn w:val="Textocomentario"/>
    <w:next w:val="Textocomentario"/>
    <w:semiHidden/>
    <w:rsid w:val="00CC3587"/>
    <w:rPr>
      <w:b/>
      <w:bCs/>
    </w:rPr>
  </w:style>
  <w:style w:type="paragraph" w:styleId="Textodeglobo">
    <w:name w:val="Balloon Text"/>
    <w:basedOn w:val="Normal"/>
    <w:semiHidden/>
    <w:rsid w:val="00CC3587"/>
    <w:rPr>
      <w:rFonts w:ascii="Tahoma" w:hAnsi="Tahoma" w:cs="Tahoma"/>
      <w:sz w:val="16"/>
      <w:szCs w:val="16"/>
    </w:rPr>
  </w:style>
  <w:style w:type="paragraph" w:customStyle="1" w:styleId="NormalWebCODE">
    <w:name w:val="Normal (Web) CODE"/>
    <w:basedOn w:val="NormalWeb"/>
    <w:next w:val="NormalWeb"/>
    <w:rsid w:val="008E34A2"/>
    <w:rPr>
      <w:rFonts w:ascii="Courier New" w:hAnsi="Courier New"/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A40B8E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40B8E"/>
    <w:rPr>
      <w:i/>
      <w:iCs/>
      <w:color w:val="000000" w:themeColor="text1"/>
      <w:sz w:val="22"/>
      <w:lang w:eastAsia="en-US"/>
    </w:rPr>
  </w:style>
  <w:style w:type="character" w:styleId="Textoennegrita">
    <w:name w:val="Strong"/>
    <w:basedOn w:val="Fuentedeprrafopredeter"/>
    <w:uiPriority w:val="22"/>
    <w:qFormat/>
    <w:rsid w:val="0076210C"/>
    <w:rPr>
      <w:b/>
      <w:bCs/>
    </w:rPr>
  </w:style>
  <w:style w:type="paragraph" w:styleId="Prrafodelista">
    <w:name w:val="List Paragraph"/>
    <w:basedOn w:val="Normal"/>
    <w:uiPriority w:val="34"/>
    <w:qFormat/>
    <w:rsid w:val="0076210C"/>
    <w:pPr>
      <w:ind w:left="720"/>
      <w:contextualSpacing/>
    </w:pPr>
  </w:style>
  <w:style w:type="paragraph" w:customStyle="1" w:styleId="TableSpacing">
    <w:name w:val="Table Spacing"/>
    <w:aliases w:val="ts"/>
    <w:basedOn w:val="Normal"/>
    <w:next w:val="Normal"/>
    <w:rsid w:val="00B803EC"/>
    <w:pPr>
      <w:widowControl/>
      <w:spacing w:before="80" w:after="80"/>
      <w:jc w:val="left"/>
    </w:pPr>
    <w:rPr>
      <w:rFonts w:eastAsia="SimSun"/>
      <w:kern w:val="24"/>
      <w:sz w:val="8"/>
      <w:szCs w:val="8"/>
      <w:lang w:val="en-US"/>
    </w:rPr>
  </w:style>
  <w:style w:type="paragraph" w:customStyle="1" w:styleId="BulletedList1">
    <w:name w:val="Bulleted List 1"/>
    <w:aliases w:val="bl1"/>
    <w:basedOn w:val="Listaconvietas"/>
    <w:rsid w:val="00B803EC"/>
    <w:pPr>
      <w:widowControl/>
      <w:tabs>
        <w:tab w:val="clear" w:pos="360"/>
      </w:tabs>
      <w:spacing w:before="60" w:after="60" w:line="280" w:lineRule="exact"/>
      <w:contextualSpacing w:val="0"/>
      <w:jc w:val="left"/>
    </w:pPr>
    <w:rPr>
      <w:rFonts w:eastAsia="SimSun"/>
      <w:kern w:val="24"/>
      <w:lang w:val="en-US"/>
    </w:rPr>
  </w:style>
  <w:style w:type="table" w:customStyle="1" w:styleId="TablewithHeader">
    <w:name w:val="Table with Header"/>
    <w:aliases w:val="twh"/>
    <w:basedOn w:val="Tablanormal"/>
    <w:rsid w:val="00B803EC"/>
    <w:pPr>
      <w:spacing w:before="60" w:after="60" w:line="240" w:lineRule="exact"/>
    </w:pPr>
    <w:rPr>
      <w:rFonts w:ascii="Arial" w:hAnsi="Arial"/>
      <w:lang w:val="en-US"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left w:w="86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paragraph" w:styleId="Listaconvietas">
    <w:name w:val="List Bullet"/>
    <w:basedOn w:val="Normal"/>
    <w:rsid w:val="00B803EC"/>
    <w:pPr>
      <w:tabs>
        <w:tab w:val="num" w:pos="360"/>
      </w:tabs>
      <w:ind w:left="360" w:hanging="360"/>
      <w:contextualSpacing/>
    </w:pPr>
  </w:style>
  <w:style w:type="character" w:styleId="Hipervnculovisitado">
    <w:name w:val="FollowedHyperlink"/>
    <w:basedOn w:val="Fuentedeprrafopredeter"/>
    <w:rsid w:val="00337B0F"/>
    <w:rPr>
      <w:color w:val="800080" w:themeColor="followedHyperlink"/>
      <w:u w:val="single"/>
    </w:rPr>
  </w:style>
  <w:style w:type="paragraph" w:customStyle="1" w:styleId="Estilo1">
    <w:name w:val="Estilo1"/>
    <w:basedOn w:val="Ttulo3"/>
    <w:rsid w:val="00B46966"/>
    <w:pPr>
      <w:widowControl/>
      <w:numPr>
        <w:numId w:val="3"/>
      </w:numPr>
      <w:spacing w:before="240"/>
    </w:pPr>
    <w:rPr>
      <w:rFonts w:cs="Arial"/>
      <w:iCs/>
      <w:sz w:val="26"/>
      <w:szCs w:val="26"/>
      <w:lang w:val="es-ES" w:eastAsia="es-ES"/>
    </w:rPr>
  </w:style>
  <w:style w:type="paragraph" w:customStyle="1" w:styleId="tercero">
    <w:name w:val="tercero"/>
    <w:basedOn w:val="Ttulo3"/>
    <w:rsid w:val="00B46966"/>
    <w:pPr>
      <w:widowControl/>
      <w:numPr>
        <w:numId w:val="2"/>
      </w:numPr>
      <w:spacing w:before="240"/>
    </w:pPr>
    <w:rPr>
      <w:rFonts w:cs="Arial"/>
      <w:b/>
      <w:iCs/>
      <w:sz w:val="26"/>
      <w:szCs w:val="26"/>
      <w:lang w:val="es-ES" w:eastAsia="es-ES"/>
    </w:rPr>
  </w:style>
  <w:style w:type="paragraph" w:customStyle="1" w:styleId="Elistadevietas2">
    <w:name w:val="E_lista de viñetas 2"/>
    <w:basedOn w:val="Elistadevietas"/>
    <w:rsid w:val="00540BF6"/>
    <w:pPr>
      <w:numPr>
        <w:ilvl w:val="1"/>
      </w:numPr>
    </w:pPr>
  </w:style>
  <w:style w:type="paragraph" w:customStyle="1" w:styleId="Elistadevietas">
    <w:name w:val="E_lista de viñetas"/>
    <w:basedOn w:val="Normal"/>
    <w:rsid w:val="00540BF6"/>
    <w:pPr>
      <w:widowControl/>
      <w:numPr>
        <w:numId w:val="4"/>
      </w:numPr>
      <w:spacing w:before="60" w:after="60"/>
      <w:ind w:left="714" w:hanging="357"/>
      <w:jc w:val="left"/>
    </w:pPr>
    <w:rPr>
      <w:lang w:val="es-ES"/>
    </w:rPr>
  </w:style>
  <w:style w:type="paragraph" w:customStyle="1" w:styleId="EstiloTtulo1IzquierdaAntes0ptoDespus0pto">
    <w:name w:val="Estilo Título 1 + Izquierda Antes:  0 pto Después:  0 pto"/>
    <w:basedOn w:val="Ttulo1"/>
    <w:rsid w:val="004751E6"/>
    <w:pPr>
      <w:spacing w:before="0" w:after="0"/>
      <w:jc w:val="left"/>
    </w:pPr>
    <w:rPr>
      <w:bCs/>
    </w:rPr>
  </w:style>
  <w:style w:type="character" w:customStyle="1" w:styleId="ENegrita">
    <w:name w:val="E_Negrita"/>
    <w:basedOn w:val="Fuentedeprrafopredeter"/>
    <w:rsid w:val="005F1CF7"/>
    <w:rPr>
      <w:b/>
      <w:bCs/>
    </w:rPr>
  </w:style>
  <w:style w:type="character" w:customStyle="1" w:styleId="CodigoCar">
    <w:name w:val="Codigo Car"/>
    <w:basedOn w:val="Fuentedeprrafopredeter"/>
    <w:link w:val="Codigo"/>
    <w:locked/>
    <w:rsid w:val="005F1CF7"/>
    <w:rPr>
      <w:rFonts w:ascii="Courier New" w:hAnsi="Courier New" w:cs="Courier New"/>
      <w:lang w:eastAsia="en-US"/>
    </w:rPr>
  </w:style>
  <w:style w:type="paragraph" w:customStyle="1" w:styleId="Codigo">
    <w:name w:val="Codigo"/>
    <w:basedOn w:val="Normal"/>
    <w:link w:val="CodigoCar"/>
    <w:qFormat/>
    <w:rsid w:val="005F1CF7"/>
    <w:pPr>
      <w:ind w:left="567"/>
    </w:pPr>
    <w:rPr>
      <w:rFonts w:ascii="Courier New" w:hAnsi="Courier New" w:cs="Courier New"/>
    </w:rPr>
  </w:style>
  <w:style w:type="character" w:customStyle="1" w:styleId="Ttulo3Car">
    <w:name w:val="Título 3 Car"/>
    <w:basedOn w:val="Fuentedeprrafopredeter"/>
    <w:link w:val="Ttulo3"/>
    <w:rsid w:val="00C41127"/>
    <w:rPr>
      <w:rFonts w:ascii="Arial" w:hAnsi="Arial"/>
      <w:i/>
      <w:sz w:val="22"/>
      <w:lang w:eastAsia="en-US"/>
    </w:rPr>
  </w:style>
  <w:style w:type="character" w:customStyle="1" w:styleId="Ttulo4Car">
    <w:name w:val="Título 4 Car"/>
    <w:basedOn w:val="Fuentedeprrafopredeter"/>
    <w:link w:val="Ttulo4"/>
    <w:rsid w:val="00C41127"/>
    <w:rPr>
      <w:rFonts w:ascii="Arial" w:hAnsi="Arial"/>
      <w:lang w:eastAsia="en-US"/>
    </w:rPr>
  </w:style>
  <w:style w:type="character" w:styleId="nfasisintenso">
    <w:name w:val="Intense Emphasis"/>
    <w:uiPriority w:val="21"/>
    <w:qFormat/>
    <w:rsid w:val="001A4F2A"/>
    <w:rPr>
      <w:b/>
      <w:bCs/>
      <w:i/>
      <w:iCs/>
      <w:color w:val="4F81BD"/>
    </w:rPr>
  </w:style>
  <w:style w:type="character" w:styleId="nfasis">
    <w:name w:val="Emphasis"/>
    <w:basedOn w:val="Fuentedeprrafopredeter"/>
    <w:uiPriority w:val="20"/>
    <w:qFormat/>
    <w:rsid w:val="00564702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603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Theme="minorEastAsia" w:hAnsi="Courier New" w:cs="Courier New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6034F"/>
    <w:rPr>
      <w:rFonts w:ascii="Courier New" w:eastAsiaTheme="minorEastAsia" w:hAnsi="Courier New" w:cs="Courier New"/>
      <w:lang w:val="es-MX" w:eastAsia="es-MX"/>
    </w:rPr>
  </w:style>
  <w:style w:type="character" w:customStyle="1" w:styleId="EncabezadoCar">
    <w:name w:val="Encabezado Car"/>
    <w:aliases w:val="encabezado Car,*Header Car,Cover Page Car"/>
    <w:link w:val="Encabezado"/>
    <w:locked/>
    <w:rsid w:val="00111F5A"/>
    <w:rPr>
      <w:rFonts w:ascii="Arial" w:hAnsi="Arial"/>
      <w:lang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11416"/>
    <w:pPr>
      <w:widowControl/>
      <w:jc w:val="left"/>
    </w:pPr>
    <w:rPr>
      <w:rFonts w:asciiTheme="minorHAnsi" w:eastAsiaTheme="minorHAnsi" w:hAnsiTheme="minorHAnsi" w:cstheme="minorBidi"/>
      <w:lang w:val="es-MX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11416"/>
    <w:rPr>
      <w:rFonts w:asciiTheme="minorHAnsi" w:eastAsiaTheme="minorHAnsi" w:hAnsiTheme="minorHAnsi" w:cstheme="minorBidi"/>
      <w:lang w:val="es-MX" w:eastAsia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311416"/>
    <w:rPr>
      <w:vertAlign w:val="superscript"/>
    </w:rPr>
  </w:style>
  <w:style w:type="paragraph" w:customStyle="1" w:styleId="paragraph">
    <w:name w:val="paragraph"/>
    <w:basedOn w:val="Normal"/>
    <w:rsid w:val="006B1A7D"/>
    <w:pPr>
      <w:widowControl/>
      <w:jc w:val="left"/>
    </w:pPr>
    <w:rPr>
      <w:rFonts w:ascii="Times New Roman" w:hAnsi="Times New Roman"/>
      <w:sz w:val="24"/>
      <w:szCs w:val="24"/>
      <w:lang w:val="es-MX" w:eastAsia="es-MX"/>
    </w:rPr>
  </w:style>
  <w:style w:type="character" w:customStyle="1" w:styleId="spellingerror">
    <w:name w:val="spellingerror"/>
    <w:basedOn w:val="Fuentedeprrafopredeter"/>
    <w:rsid w:val="006B1A7D"/>
  </w:style>
  <w:style w:type="character" w:customStyle="1" w:styleId="normaltextrun1">
    <w:name w:val="normaltextrun1"/>
    <w:basedOn w:val="Fuentedeprrafopredeter"/>
    <w:rsid w:val="006B1A7D"/>
  </w:style>
  <w:style w:type="character" w:customStyle="1" w:styleId="eop">
    <w:name w:val="eop"/>
    <w:basedOn w:val="Fuentedeprrafopredeter"/>
    <w:rsid w:val="006B1A7D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A64BB"/>
    <w:rPr>
      <w:rFonts w:ascii="Helvetica" w:hAnsi="Helvetica"/>
      <w:sz w:val="16"/>
      <w:lang w:eastAsia="en-US"/>
    </w:rPr>
  </w:style>
  <w:style w:type="character" w:customStyle="1" w:styleId="fontstyle01">
    <w:name w:val="fontstyle01"/>
    <w:basedOn w:val="Fuentedeprrafopredeter"/>
    <w:rsid w:val="00454BB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Revisin">
    <w:name w:val="Revision"/>
    <w:hidden/>
    <w:uiPriority w:val="99"/>
    <w:semiHidden/>
    <w:rsid w:val="00ED1F9B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6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79594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5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341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82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9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54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5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5760">
                      <w:marLeft w:val="526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0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804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64029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69075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148447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0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0408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00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443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79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534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6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4909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205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0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88931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24304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0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2055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50698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046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76005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936949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90117">
                      <w:marLeft w:val="526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8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1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7496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5942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88092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71439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2967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65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01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73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48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41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4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39854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57089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16269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48574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1206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06433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91680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3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12078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605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jpeg"/><Relationship Id="rId26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21" Type="http://schemas.openxmlformats.org/officeDocument/2006/relationships/hyperlink" Target="https://signecon.gruposancorseguros.com/display/PERP/COPEs+-+Tabla+intermedia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jpg"/><Relationship Id="rId25" Type="http://schemas.openxmlformats.org/officeDocument/2006/relationships/image" Target="media/image8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jpe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oleObject" Target="embeddings/oleObject1.bin"/><Relationship Id="rId32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emf"/><Relationship Id="rId28" Type="http://schemas.openxmlformats.org/officeDocument/2006/relationships/oleObject" Target="embeddings/oleObject3.bin"/><Relationship Id="rId10" Type="http://schemas.openxmlformats.org/officeDocument/2006/relationships/endnotes" Target="endnotes.xml"/><Relationship Id="rId19" Type="http://schemas.openxmlformats.org/officeDocument/2006/relationships/hyperlink" Target="https://signecon.gruposancorseguros.com/pages/viewpage.action?pageId=98152159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signecon.gruposancorseguros.com/display/PERP/COPEs+-+Estructura+carpetas+FTP" TargetMode="External"/><Relationship Id="rId27" Type="http://schemas.openxmlformats.org/officeDocument/2006/relationships/image" Target="media/image9.emf"/><Relationship Id="rId30" Type="http://schemas.openxmlformats.org/officeDocument/2006/relationships/footer" Target="footer4.xml"/><Relationship Id="rId8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package" Target="embeddings/Microsoft_Excel_Worksheet.xlsx"/><Relationship Id="rId1" Type="http://schemas.openxmlformats.org/officeDocument/2006/relationships/image" Target="media/image10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Itau\Documentaci&#243;n%20entregada\Metodolog&#237;a\Proyecto%20-%20Documento%20de%20An&#225;lisis%20y%20dise&#241;o%20de%20servici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6F07FBDFC8FA499E07367DFBB6D3B4" ma:contentTypeVersion="9" ma:contentTypeDescription="Crear nuevo documento." ma:contentTypeScope="" ma:versionID="7e0e6086d21866ecb46c1f31a7aed2fc">
  <xsd:schema xmlns:xsd="http://www.w3.org/2001/XMLSchema" xmlns:xs="http://www.w3.org/2001/XMLSchema" xmlns:p="http://schemas.microsoft.com/office/2006/metadata/properties" xmlns:ns2="654253ac-a319-4176-8e81-9b425f604d2b" xmlns:ns3="e41291f8-b8ec-4f91-894f-45ac405bc41c" targetNamespace="http://schemas.microsoft.com/office/2006/metadata/properties" ma:root="true" ma:fieldsID="59e2250a10ae8e6b2e871d3ad057aa35" ns2:_="" ns3:_="">
    <xsd:import namespace="654253ac-a319-4176-8e81-9b425f604d2b"/>
    <xsd:import namespace="e41291f8-b8ec-4f91-894f-45ac405bc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253ac-a319-4176-8e81-9b425f604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291f8-b8ec-4f91-894f-45ac405bc4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3ED92D-19A9-410A-8C08-A541CE3672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E51F50-FE99-4771-967F-0BE6910286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269FE0-AB3E-4296-BF85-2F496D4BB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4253ac-a319-4176-8e81-9b425f604d2b"/>
    <ds:schemaRef ds:uri="e41291f8-b8ec-4f91-894f-45ac405bc4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40DE5C-6C5F-4C01-B357-6EAB107825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Proyecto - Documento de Análisis y diseño de servicios.dotx</Template>
  <TotalTime>83</TotalTime>
  <Pages>14</Pages>
  <Words>4545</Words>
  <Characters>25002</Characters>
  <Application>Microsoft Office Word</Application>
  <DocSecurity>0</DocSecurity>
  <Lines>208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análisis y diseño de servicios</vt:lpstr>
      <vt:lpstr>Documento de análisis y diseño de servicios</vt:lpstr>
    </vt:vector>
  </TitlesOfParts>
  <Company>EXISOFT S.A.</Company>
  <LinksUpToDate>false</LinksUpToDate>
  <CharactersWithSpaces>29489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análisis y diseño de servicios</dc:title>
  <dc:subject>Proyecto Multichannel</dc:subject>
  <dc:creator>Gonzalo Alonso Fabeiro</dc:creator>
  <cp:keywords/>
  <dc:description/>
  <cp:lastModifiedBy>Adriana Analia Cuenca</cp:lastModifiedBy>
  <cp:revision>19</cp:revision>
  <cp:lastPrinted>2012-06-19T21:01:00Z</cp:lastPrinted>
  <dcterms:created xsi:type="dcterms:W3CDTF">2020-10-06T14:40:00Z</dcterms:created>
  <dcterms:modified xsi:type="dcterms:W3CDTF">2024-02-22T18:01:00Z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_Año">
    <vt:i4>2013</vt:i4>
  </property>
  <property fmtid="{D5CDD505-2E9C-101B-9397-08002B2CF9AE}" pid="3" name="A_Sistema">
    <vt:lpwstr>Sistema</vt:lpwstr>
  </property>
  <property fmtid="{D5CDD505-2E9C-101B-9397-08002B2CF9AE}" pid="4" name="A_UltimaVersion">
    <vt:lpwstr>&lt;1.0&gt;</vt:lpwstr>
  </property>
  <property fmtid="{D5CDD505-2E9C-101B-9397-08002B2CF9AE}" pid="5" name="ContentTypeId">
    <vt:lpwstr>0x010100D76F07FBDFC8FA499E07367DFBB6D3B4</vt:lpwstr>
  </property>
</Properties>
</file>